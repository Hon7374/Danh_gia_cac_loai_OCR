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812"/>
      </w:tblGrid>
      <w:tr w:rsidR="00DA758B" w:rsidRPr="00DA758B" w:rsidTr="00D70AE7">
        <w:tc>
          <w:tcPr>
            <w:tcW w:w="3686" w:type="dxa"/>
          </w:tcPr>
          <w:p w:rsidR="00DC0F5C" w:rsidRDefault="00DC0F5C" w:rsidP="00481D3C">
            <w:pPr>
              <w:jc w:val="center"/>
              <w:rPr>
                <w:rFonts w:eastAsia="Times New Roman" w:cs="Times New Roman"/>
                <w:b/>
                <w:bCs/>
                <w:sz w:val="26"/>
                <w:szCs w:val="26"/>
              </w:rPr>
            </w:pPr>
            <w:r w:rsidRPr="00DA758B">
              <w:rPr>
                <w:rFonts w:eastAsia="Times New Roman" w:cs="Times New Roman"/>
                <w:b/>
                <w:bCs/>
                <w:sz w:val="26"/>
                <w:szCs w:val="26"/>
              </w:rPr>
              <w:t>THỦ TƯỚNG CHÍNH PHỦ</w:t>
            </w:r>
          </w:p>
          <w:p w:rsidR="004C0ED2" w:rsidRPr="004C0ED2" w:rsidRDefault="004C0ED2" w:rsidP="00481D3C">
            <w:pPr>
              <w:jc w:val="center"/>
              <w:rPr>
                <w:rFonts w:eastAsia="Times New Roman" w:cs="Times New Roman"/>
                <w:b/>
                <w:bCs/>
                <w:sz w:val="26"/>
                <w:szCs w:val="26"/>
                <w:vertAlign w:val="superscript"/>
              </w:rPr>
            </w:pPr>
            <w:r>
              <w:rPr>
                <w:rFonts w:eastAsia="Times New Roman" w:cs="Times New Roman"/>
                <w:b/>
                <w:bCs/>
                <w:sz w:val="26"/>
                <w:szCs w:val="26"/>
                <w:vertAlign w:val="superscript"/>
              </w:rPr>
              <w:t>__________</w:t>
            </w:r>
          </w:p>
          <w:p w:rsidR="00DC0F5C" w:rsidRPr="00DA758B" w:rsidRDefault="00DC0F5C" w:rsidP="00591B7E">
            <w:pPr>
              <w:jc w:val="center"/>
              <w:rPr>
                <w:rFonts w:cs="Times New Roman"/>
              </w:rPr>
            </w:pPr>
          </w:p>
        </w:tc>
        <w:tc>
          <w:tcPr>
            <w:tcW w:w="5812" w:type="dxa"/>
          </w:tcPr>
          <w:p w:rsidR="004C0ED2" w:rsidRDefault="00DC0F5C" w:rsidP="00481D3C">
            <w:pPr>
              <w:jc w:val="center"/>
              <w:rPr>
                <w:rFonts w:eastAsia="Times New Roman" w:cs="Times New Roman"/>
                <w:b/>
                <w:bCs/>
                <w:sz w:val="26"/>
                <w:szCs w:val="26"/>
              </w:rPr>
            </w:pPr>
            <w:r w:rsidRPr="00DA758B">
              <w:rPr>
                <w:rFonts w:eastAsia="Times New Roman" w:cs="Times New Roman"/>
                <w:b/>
                <w:bCs/>
                <w:sz w:val="26"/>
                <w:szCs w:val="26"/>
              </w:rPr>
              <w:t>CỘNG HÒA XÃ HỘI CHỦ NGHĨA VIỆT</w:t>
            </w:r>
            <w:r w:rsidR="00D70AE7">
              <w:rPr>
                <w:rFonts w:eastAsia="Times New Roman" w:cs="Times New Roman"/>
                <w:b/>
                <w:bCs/>
                <w:sz w:val="26"/>
                <w:szCs w:val="26"/>
              </w:rPr>
              <w:t xml:space="preserve"> NAM</w:t>
            </w:r>
            <w:r w:rsidRPr="00DA758B">
              <w:rPr>
                <w:rFonts w:eastAsia="Times New Roman" w:cs="Times New Roman"/>
                <w:b/>
                <w:bCs/>
                <w:sz w:val="26"/>
                <w:szCs w:val="26"/>
              </w:rPr>
              <w:t xml:space="preserve"> </w:t>
            </w:r>
            <w:r w:rsidRPr="00DA758B">
              <w:rPr>
                <w:rFonts w:eastAsia="Times New Roman" w:cs="Times New Roman"/>
                <w:b/>
                <w:bCs/>
                <w:sz w:val="26"/>
                <w:szCs w:val="26"/>
              </w:rPr>
              <w:br/>
            </w:r>
            <w:r w:rsidRPr="00D70AE7">
              <w:rPr>
                <w:rFonts w:eastAsia="Times New Roman" w:cs="Times New Roman"/>
                <w:b/>
                <w:bCs/>
                <w:szCs w:val="28"/>
              </w:rPr>
              <w:t>Độc lập - Tự do - Hạnh phúc</w:t>
            </w:r>
          </w:p>
          <w:p w:rsidR="00DC0F5C" w:rsidRPr="00DA758B" w:rsidRDefault="004C0ED2" w:rsidP="00481D3C">
            <w:pPr>
              <w:jc w:val="center"/>
              <w:rPr>
                <w:rFonts w:cs="Times New Roman"/>
              </w:rPr>
            </w:pPr>
            <w:r>
              <w:rPr>
                <w:rFonts w:eastAsia="Times New Roman" w:cs="Times New Roman"/>
                <w:b/>
                <w:bCs/>
                <w:sz w:val="26"/>
                <w:szCs w:val="26"/>
                <w:vertAlign w:val="superscript"/>
              </w:rPr>
              <w:t>______________________________________</w:t>
            </w:r>
            <w:r w:rsidR="00D70AE7">
              <w:rPr>
                <w:rFonts w:eastAsia="Times New Roman" w:cs="Times New Roman"/>
                <w:b/>
                <w:bCs/>
                <w:sz w:val="26"/>
                <w:szCs w:val="26"/>
                <w:vertAlign w:val="superscript"/>
              </w:rPr>
              <w:t>__</w:t>
            </w:r>
            <w:r w:rsidR="00DC0F5C" w:rsidRPr="00DA758B">
              <w:rPr>
                <w:rFonts w:eastAsia="Times New Roman" w:cs="Times New Roman"/>
                <w:b/>
                <w:bCs/>
                <w:sz w:val="26"/>
                <w:szCs w:val="26"/>
              </w:rPr>
              <w:br/>
            </w:r>
          </w:p>
        </w:tc>
      </w:tr>
    </w:tbl>
    <w:p w:rsidR="00DC0F5C" w:rsidRPr="00DA758B" w:rsidRDefault="00DC0F5C" w:rsidP="004C0ED2">
      <w:pPr>
        <w:pStyle w:val="NormalWeb"/>
        <w:shd w:val="clear" w:color="auto" w:fill="FFFFFF"/>
        <w:spacing w:before="0" w:beforeAutospacing="0" w:after="0" w:afterAutospacing="0"/>
        <w:jc w:val="center"/>
        <w:rPr>
          <w:sz w:val="28"/>
          <w:szCs w:val="28"/>
        </w:rPr>
      </w:pPr>
      <w:bookmarkStart w:id="0" w:name="loai_2"/>
      <w:r w:rsidRPr="00DA758B">
        <w:rPr>
          <w:b/>
          <w:bCs/>
          <w:sz w:val="28"/>
          <w:szCs w:val="28"/>
        </w:rPr>
        <w:t>QUY CHẾ</w:t>
      </w:r>
      <w:bookmarkEnd w:id="0"/>
    </w:p>
    <w:p w:rsidR="00DC0F5C" w:rsidRPr="00DA758B" w:rsidRDefault="00DC0F5C" w:rsidP="004C0ED2">
      <w:pPr>
        <w:pStyle w:val="NormalWeb"/>
        <w:shd w:val="clear" w:color="auto" w:fill="FFFFFF"/>
        <w:spacing w:before="0" w:beforeAutospacing="0" w:after="0" w:afterAutospacing="0"/>
        <w:jc w:val="center"/>
        <w:rPr>
          <w:b/>
          <w:sz w:val="28"/>
          <w:szCs w:val="28"/>
        </w:rPr>
      </w:pPr>
      <w:r w:rsidRPr="00DA758B">
        <w:rPr>
          <w:b/>
          <w:sz w:val="28"/>
          <w:szCs w:val="28"/>
        </w:rPr>
        <w:t xml:space="preserve">Tự kiểm tra văn bản quy phạm pháp luật do Chính phủ, </w:t>
      </w:r>
    </w:p>
    <w:p w:rsidR="004C0ED2" w:rsidRDefault="00DC0F5C" w:rsidP="004C0ED2">
      <w:pPr>
        <w:pStyle w:val="NormalWeb"/>
        <w:shd w:val="clear" w:color="auto" w:fill="FFFFFF"/>
        <w:spacing w:before="0" w:beforeAutospacing="0" w:after="0" w:afterAutospacing="0"/>
        <w:jc w:val="center"/>
        <w:rPr>
          <w:i/>
          <w:iCs/>
          <w:sz w:val="28"/>
          <w:szCs w:val="28"/>
        </w:rPr>
      </w:pPr>
      <w:r w:rsidRPr="00DA758B">
        <w:rPr>
          <w:b/>
          <w:sz w:val="28"/>
          <w:szCs w:val="28"/>
        </w:rPr>
        <w:t>Thủ tướng Chính phủ ban hành hoặc liên tịch ban hành</w:t>
      </w:r>
      <w:r w:rsidRPr="00DA758B">
        <w:rPr>
          <w:sz w:val="28"/>
          <w:szCs w:val="28"/>
        </w:rPr>
        <w:br/>
      </w:r>
      <w:r w:rsidRPr="00DA758B">
        <w:rPr>
          <w:i/>
          <w:iCs/>
          <w:sz w:val="28"/>
          <w:szCs w:val="28"/>
        </w:rPr>
        <w:t>(Kèm theo Quyết định số      /2025/QĐ-TTg</w:t>
      </w:r>
      <w:r w:rsidR="004C0ED2">
        <w:rPr>
          <w:i/>
          <w:iCs/>
          <w:sz w:val="28"/>
          <w:szCs w:val="28"/>
        </w:rPr>
        <w:t xml:space="preserve"> </w:t>
      </w:r>
    </w:p>
    <w:p w:rsidR="00DC0F5C" w:rsidRDefault="004C0ED2" w:rsidP="004C0ED2">
      <w:pPr>
        <w:pStyle w:val="NormalWeb"/>
        <w:shd w:val="clear" w:color="auto" w:fill="FFFFFF"/>
        <w:spacing w:before="0" w:beforeAutospacing="0" w:after="0" w:afterAutospacing="0"/>
        <w:jc w:val="center"/>
        <w:rPr>
          <w:i/>
          <w:iCs/>
          <w:sz w:val="28"/>
          <w:szCs w:val="28"/>
        </w:rPr>
      </w:pPr>
      <w:r>
        <w:rPr>
          <w:i/>
          <w:iCs/>
          <w:sz w:val="28"/>
          <w:szCs w:val="28"/>
        </w:rPr>
        <w:t>ngày      tháng 12 năm 2025 của Thủ tướng Chính phủ</w:t>
      </w:r>
      <w:r w:rsidR="00DC0F5C" w:rsidRPr="00DA758B">
        <w:rPr>
          <w:i/>
          <w:iCs/>
          <w:sz w:val="28"/>
          <w:szCs w:val="28"/>
        </w:rPr>
        <w:t>)</w:t>
      </w:r>
    </w:p>
    <w:p w:rsidR="004C0ED2" w:rsidRPr="004C0ED2" w:rsidRDefault="004C0ED2" w:rsidP="004C0ED2">
      <w:pPr>
        <w:pStyle w:val="NormalWeb"/>
        <w:shd w:val="clear" w:color="auto" w:fill="FFFFFF"/>
        <w:spacing w:before="0" w:beforeAutospacing="0" w:after="0" w:afterAutospacing="0"/>
        <w:jc w:val="center"/>
        <w:rPr>
          <w:i/>
          <w:iCs/>
          <w:sz w:val="18"/>
          <w:szCs w:val="28"/>
        </w:rPr>
      </w:pPr>
    </w:p>
    <w:p w:rsidR="00DC0F5C" w:rsidRPr="00DA758B" w:rsidRDefault="00DC0F5C" w:rsidP="00DC0F5C">
      <w:pPr>
        <w:pStyle w:val="NormalWeb"/>
        <w:shd w:val="clear" w:color="auto" w:fill="FFFFFF"/>
        <w:spacing w:before="0" w:beforeAutospacing="0" w:after="0" w:afterAutospacing="0"/>
        <w:jc w:val="center"/>
        <w:rPr>
          <w:b/>
          <w:sz w:val="20"/>
          <w:szCs w:val="28"/>
        </w:rPr>
      </w:pPr>
    </w:p>
    <w:p w:rsidR="00DC0F5C" w:rsidRPr="00DA758B" w:rsidRDefault="00DC0F5C" w:rsidP="00C32983">
      <w:pPr>
        <w:pStyle w:val="NormalWeb"/>
        <w:shd w:val="clear" w:color="auto" w:fill="FFFFFF"/>
        <w:spacing w:before="0" w:beforeAutospacing="0" w:after="0" w:afterAutospacing="0"/>
        <w:jc w:val="center"/>
        <w:rPr>
          <w:sz w:val="28"/>
          <w:szCs w:val="28"/>
        </w:rPr>
      </w:pPr>
      <w:bookmarkStart w:id="1" w:name="chuong_1"/>
      <w:r w:rsidRPr="00DA758B">
        <w:rPr>
          <w:b/>
          <w:bCs/>
          <w:sz w:val="28"/>
          <w:szCs w:val="28"/>
        </w:rPr>
        <w:t>Chương I</w:t>
      </w:r>
      <w:bookmarkEnd w:id="1"/>
    </w:p>
    <w:p w:rsidR="00DC0F5C" w:rsidRPr="00DA758B" w:rsidRDefault="00DC0F5C" w:rsidP="00C32983">
      <w:pPr>
        <w:pStyle w:val="NormalWeb"/>
        <w:shd w:val="clear" w:color="auto" w:fill="FFFFFF"/>
        <w:spacing w:before="0" w:beforeAutospacing="0" w:after="0" w:afterAutospacing="0"/>
        <w:jc w:val="center"/>
        <w:rPr>
          <w:b/>
          <w:bCs/>
          <w:sz w:val="28"/>
          <w:szCs w:val="28"/>
        </w:rPr>
      </w:pPr>
      <w:bookmarkStart w:id="2" w:name="chuong_1_name"/>
      <w:r w:rsidRPr="00DA758B">
        <w:rPr>
          <w:b/>
          <w:bCs/>
          <w:sz w:val="28"/>
          <w:szCs w:val="28"/>
        </w:rPr>
        <w:t>QUY ĐỊNH CHUNG</w:t>
      </w:r>
      <w:bookmarkEnd w:id="2"/>
    </w:p>
    <w:p w:rsidR="00DC0F5C" w:rsidRPr="00DA758B" w:rsidRDefault="00DC0F5C" w:rsidP="004C0ED2">
      <w:pPr>
        <w:spacing w:before="240" w:after="0" w:line="240" w:lineRule="auto"/>
        <w:ind w:firstLine="567"/>
        <w:jc w:val="both"/>
        <w:rPr>
          <w:rFonts w:cs="Times New Roman"/>
          <w:b/>
          <w:szCs w:val="28"/>
        </w:rPr>
      </w:pPr>
      <w:r w:rsidRPr="00DA758B">
        <w:rPr>
          <w:rFonts w:cs="Times New Roman"/>
          <w:b/>
          <w:szCs w:val="28"/>
        </w:rPr>
        <w:t>Điều 1. Phạm vi điều chỉnh và đối tượng áp dụng</w:t>
      </w:r>
    </w:p>
    <w:p w:rsidR="00DC0F5C" w:rsidRDefault="00DC0F5C" w:rsidP="004C0ED2">
      <w:pPr>
        <w:spacing w:before="240" w:after="0" w:line="240" w:lineRule="auto"/>
        <w:ind w:firstLine="567"/>
        <w:jc w:val="both"/>
        <w:rPr>
          <w:rFonts w:cs="Times New Roman"/>
          <w:szCs w:val="28"/>
        </w:rPr>
      </w:pPr>
      <w:r w:rsidRPr="00DA758B">
        <w:rPr>
          <w:rFonts w:cs="Times New Roman"/>
          <w:szCs w:val="28"/>
        </w:rPr>
        <w:t>1. Quy chế này quy định nguyên tắc, trách nhiệm, cơ chế phối hợp, quy trình tự kiểm tra văn bản quy phạm pháp luật</w:t>
      </w:r>
      <w:r w:rsidR="00EA072D">
        <w:rPr>
          <w:rFonts w:cs="Times New Roman"/>
          <w:szCs w:val="28"/>
        </w:rPr>
        <w:t xml:space="preserve">, văn bản quy định tại khoản 2 và khoản 3 </w:t>
      </w:r>
      <w:r w:rsidR="00E84DA9">
        <w:rPr>
          <w:rFonts w:cs="Times New Roman"/>
          <w:szCs w:val="28"/>
        </w:rPr>
        <w:t xml:space="preserve">Điều 4 </w:t>
      </w:r>
      <w:ins w:id="3" w:author="CKTVB" w:date="2025-12-22T11:35:00Z">
        <w:r w:rsidR="005A222B">
          <w:rPr>
            <w:rFonts w:cs="Times New Roman"/>
            <w:szCs w:val="28"/>
          </w:rPr>
          <w:t xml:space="preserve">của </w:t>
        </w:r>
      </w:ins>
      <w:r w:rsidR="00EA072D">
        <w:rPr>
          <w:rFonts w:cs="Times New Roman"/>
          <w:szCs w:val="28"/>
        </w:rPr>
        <w:t xml:space="preserve">Nghị định </w:t>
      </w:r>
      <w:r w:rsidR="00EA072D" w:rsidRPr="00DA758B">
        <w:rPr>
          <w:rFonts w:cs="Times New Roman"/>
          <w:iCs/>
          <w:szCs w:val="28"/>
        </w:rPr>
        <w:t xml:space="preserve">số </w:t>
      </w:r>
      <w:hyperlink r:id="rId7" w:tgtFrame="_blank" w:history="1">
        <w:r w:rsidR="00EA072D" w:rsidRPr="00DA758B">
          <w:rPr>
            <w:rStyle w:val="Hyperlink"/>
            <w:rFonts w:cs="Times New Roman"/>
            <w:iCs/>
            <w:color w:val="auto"/>
            <w:szCs w:val="28"/>
            <w:u w:val="none"/>
          </w:rPr>
          <w:t>79/2025/NĐ-CP</w:t>
        </w:r>
      </w:hyperlink>
      <w:r w:rsidR="00EA072D" w:rsidRPr="00DA758B">
        <w:rPr>
          <w:rFonts w:cs="Times New Roman"/>
          <w:iCs/>
          <w:szCs w:val="28"/>
        </w:rPr>
        <w:t xml:space="preserve"> ngày 01 tháng 4 năm 2025 của Chính phủ về kiểm tra, rà soát, </w:t>
      </w:r>
      <w:r w:rsidR="00EA072D" w:rsidRPr="00DA758B">
        <w:rPr>
          <w:rFonts w:cs="Times New Roman"/>
          <w:iCs/>
          <w:spacing w:val="-4"/>
          <w:szCs w:val="28"/>
        </w:rPr>
        <w:t xml:space="preserve">hệ thống hoá và xử lý văn bản quy phạm pháp </w:t>
      </w:r>
      <w:r w:rsidR="00EA072D" w:rsidRPr="004C0ED2">
        <w:rPr>
          <w:rFonts w:cs="Times New Roman"/>
          <w:iCs/>
          <w:spacing w:val="-4"/>
          <w:szCs w:val="28"/>
        </w:rPr>
        <w:t>luật, được sửa đổi, bổ sung bởi Nghị định số </w:t>
      </w:r>
      <w:hyperlink r:id="rId8" w:tgtFrame="_blank" w:history="1">
        <w:r w:rsidR="00EA072D" w:rsidRPr="004C0ED2">
          <w:rPr>
            <w:rStyle w:val="Hyperlink"/>
            <w:rFonts w:cs="Times New Roman"/>
            <w:iCs/>
            <w:color w:val="auto"/>
            <w:spacing w:val="-4"/>
            <w:szCs w:val="28"/>
            <w:u w:val="none"/>
          </w:rPr>
          <w:t>187/2025/NĐ-CP</w:t>
        </w:r>
      </w:hyperlink>
      <w:r w:rsidR="00EA072D" w:rsidRPr="004C0ED2">
        <w:rPr>
          <w:rFonts w:cs="Times New Roman"/>
          <w:iCs/>
          <w:spacing w:val="-4"/>
          <w:szCs w:val="28"/>
        </w:rPr>
        <w:t xml:space="preserve"> </w:t>
      </w:r>
      <w:r w:rsidR="00EA072D" w:rsidRPr="004C0ED2">
        <w:rPr>
          <w:iCs/>
          <w:spacing w:val="-4"/>
          <w:szCs w:val="28"/>
        </w:rPr>
        <w:t>ngày 01 tháng 7</w:t>
      </w:r>
      <w:r w:rsidR="00EA072D" w:rsidRPr="00FA49E1">
        <w:rPr>
          <w:iCs/>
          <w:spacing w:val="4"/>
          <w:szCs w:val="28"/>
        </w:rPr>
        <w:t xml:space="preserve"> năm 2025 của Chính phủ sửa đổi, bổ sung một số điều </w:t>
      </w:r>
      <w:ins w:id="4" w:author="CKTVB" w:date="2025-12-22T11:38:00Z">
        <w:r w:rsidR="005A222B">
          <w:rPr>
            <w:iCs/>
            <w:spacing w:val="4"/>
            <w:szCs w:val="28"/>
          </w:rPr>
          <w:t>của</w:t>
        </w:r>
      </w:ins>
      <w:ins w:id="5" w:author="CKTVB" w:date="2025-12-22T13:40:00Z">
        <w:r w:rsidR="00AE5700">
          <w:rPr>
            <w:iCs/>
            <w:spacing w:val="4"/>
            <w:szCs w:val="28"/>
          </w:rPr>
          <w:t xml:space="preserve"> </w:t>
        </w:r>
      </w:ins>
      <w:r w:rsidR="00EA072D" w:rsidRPr="00FA49E1">
        <w:rPr>
          <w:iCs/>
          <w:spacing w:val="4"/>
          <w:szCs w:val="28"/>
        </w:rPr>
        <w:t>Nghị định số </w:t>
      </w:r>
      <w:hyperlink r:id="rId9" w:tgtFrame="_blank" w:history="1">
        <w:r w:rsidR="00EA072D" w:rsidRPr="00FA49E1">
          <w:rPr>
            <w:rStyle w:val="Hyperlink"/>
            <w:iCs/>
            <w:color w:val="auto"/>
            <w:spacing w:val="4"/>
            <w:szCs w:val="28"/>
            <w:u w:val="none"/>
          </w:rPr>
          <w:t>78/2025/NĐ-CP</w:t>
        </w:r>
      </w:hyperlink>
      <w:r w:rsidR="00EA072D" w:rsidRPr="00FA49E1">
        <w:rPr>
          <w:iCs/>
          <w:spacing w:val="4"/>
          <w:szCs w:val="28"/>
        </w:rPr>
        <w:t> ngày 01 tháng 4 năm 2025 của Chính phủ quy định chi tiết một số điều và biện pháp để tổ chức, hướng dẫn thi hành </w:t>
      </w:r>
      <w:hyperlink r:id="rId10" w:tgtFrame="_blank" w:history="1">
        <w:r w:rsidR="00EA072D" w:rsidRPr="004C0ED2">
          <w:rPr>
            <w:rStyle w:val="Hyperlink"/>
            <w:iCs/>
            <w:color w:val="auto"/>
            <w:spacing w:val="-4"/>
            <w:szCs w:val="28"/>
            <w:u w:val="none"/>
          </w:rPr>
          <w:t>Luật Ban hành văn bản quy phạm pháp luật</w:t>
        </w:r>
      </w:hyperlink>
      <w:r w:rsidR="00EA072D" w:rsidRPr="004C0ED2">
        <w:rPr>
          <w:iCs/>
          <w:spacing w:val="-4"/>
          <w:szCs w:val="28"/>
        </w:rPr>
        <w:t xml:space="preserve"> và Nghị định số </w:t>
      </w:r>
      <w:hyperlink r:id="rId11" w:tgtFrame="_blank" w:history="1">
        <w:r w:rsidR="00EA072D" w:rsidRPr="004C0ED2">
          <w:rPr>
            <w:rStyle w:val="Hyperlink"/>
            <w:iCs/>
            <w:color w:val="auto"/>
            <w:spacing w:val="-4"/>
            <w:szCs w:val="28"/>
            <w:u w:val="none"/>
          </w:rPr>
          <w:t>79/2025/NĐ-CP</w:t>
        </w:r>
      </w:hyperlink>
      <w:r w:rsidR="00EA072D" w:rsidRPr="004C0ED2">
        <w:rPr>
          <w:iCs/>
          <w:spacing w:val="-4"/>
          <w:szCs w:val="28"/>
        </w:rPr>
        <w:t xml:space="preserve"> ngày 01 tháng 4 </w:t>
      </w:r>
      <w:r w:rsidR="00EA072D" w:rsidRPr="00FA49E1">
        <w:rPr>
          <w:iCs/>
          <w:spacing w:val="4"/>
          <w:szCs w:val="28"/>
        </w:rPr>
        <w:t>năm 2025 của Chính phủ về kiểm tra, rà soát, hệ thống h</w:t>
      </w:r>
      <w:r w:rsidR="00D70AE7">
        <w:rPr>
          <w:iCs/>
          <w:spacing w:val="4"/>
          <w:szCs w:val="28"/>
        </w:rPr>
        <w:t>óa</w:t>
      </w:r>
      <w:r w:rsidR="00EA072D" w:rsidRPr="00FA49E1">
        <w:rPr>
          <w:iCs/>
          <w:spacing w:val="4"/>
          <w:szCs w:val="28"/>
        </w:rPr>
        <w:t xml:space="preserve"> và xử lý văn bản quy phạm pháp luật</w:t>
      </w:r>
      <w:r w:rsidR="00EA072D" w:rsidRPr="00FA49E1">
        <w:rPr>
          <w:rFonts w:cs="Times New Roman"/>
          <w:iCs/>
          <w:spacing w:val="4"/>
          <w:szCs w:val="28"/>
        </w:rPr>
        <w:t xml:space="preserve"> (sau đây gọi là Nghị định số </w:t>
      </w:r>
      <w:hyperlink r:id="rId12" w:tgtFrame="_blank" w:history="1">
        <w:r w:rsidR="00EA072D" w:rsidRPr="00FA49E1">
          <w:rPr>
            <w:rStyle w:val="Hyperlink"/>
            <w:rFonts w:cs="Times New Roman"/>
            <w:iCs/>
            <w:color w:val="auto"/>
            <w:spacing w:val="4"/>
            <w:szCs w:val="28"/>
            <w:u w:val="none"/>
          </w:rPr>
          <w:t>79/2025/NĐ-CP</w:t>
        </w:r>
      </w:hyperlink>
      <w:r w:rsidR="00EA072D" w:rsidRPr="00FA49E1">
        <w:rPr>
          <w:rStyle w:val="Hyperlink"/>
          <w:rFonts w:cs="Times New Roman"/>
          <w:iCs/>
          <w:color w:val="auto"/>
          <w:spacing w:val="4"/>
          <w:szCs w:val="28"/>
          <w:u w:val="none"/>
        </w:rPr>
        <w:t>)</w:t>
      </w:r>
      <w:r w:rsidRPr="00FA49E1">
        <w:rPr>
          <w:rFonts w:cs="Times New Roman"/>
          <w:spacing w:val="4"/>
          <w:szCs w:val="28"/>
        </w:rPr>
        <w:t xml:space="preserve"> do Chính phủ, Thủ tướng Chính phủ ban hành hoặc liên tịch ban hành.</w:t>
      </w:r>
    </w:p>
    <w:p w:rsidR="00D75C90" w:rsidRDefault="00D75C90" w:rsidP="004C0ED2">
      <w:pPr>
        <w:spacing w:before="240" w:after="0" w:line="240" w:lineRule="auto"/>
        <w:ind w:firstLine="567"/>
        <w:jc w:val="both"/>
        <w:rPr>
          <w:rFonts w:cs="Times New Roman"/>
          <w:szCs w:val="28"/>
        </w:rPr>
      </w:pPr>
      <w:r>
        <w:rPr>
          <w:rFonts w:cs="Times New Roman"/>
          <w:szCs w:val="28"/>
        </w:rPr>
        <w:t>Quy chế này không điều chỉnh việc tự kiểm tra văn bản do Chính phủ, Thủ tướng Chính phủ ban hành hoặc liên tịch ban hành có nội dung thuộc phạm vi bí mật nhà nước.</w:t>
      </w:r>
    </w:p>
    <w:p w:rsidR="00DC0F5C" w:rsidRPr="00DA758B" w:rsidRDefault="00DC0F5C" w:rsidP="004C0ED2">
      <w:pPr>
        <w:spacing w:before="240" w:after="0" w:line="240" w:lineRule="auto"/>
        <w:ind w:firstLine="567"/>
        <w:jc w:val="both"/>
        <w:rPr>
          <w:rFonts w:cs="Times New Roman"/>
          <w:szCs w:val="28"/>
        </w:rPr>
      </w:pPr>
      <w:r w:rsidRPr="00DA758B">
        <w:rPr>
          <w:rFonts w:cs="Times New Roman"/>
          <w:szCs w:val="28"/>
        </w:rPr>
        <w:t xml:space="preserve">2. Quy chế này áp dụng đối với các bộ, cơ quan ngang bộ và cơ quan, tổ chức, </w:t>
      </w:r>
      <w:r w:rsidR="00B57C83">
        <w:rPr>
          <w:rFonts w:cs="Times New Roman"/>
          <w:szCs w:val="28"/>
        </w:rPr>
        <w:t xml:space="preserve">đơn vị, </w:t>
      </w:r>
      <w:r w:rsidRPr="00DA758B">
        <w:rPr>
          <w:rFonts w:cs="Times New Roman"/>
          <w:szCs w:val="28"/>
        </w:rPr>
        <w:t xml:space="preserve">cá nhân có liên quan trong quá trình tổ chức tự kiểm tra văn bản </w:t>
      </w:r>
      <w:r w:rsidR="00BA46CE">
        <w:rPr>
          <w:rFonts w:cs="Times New Roman"/>
          <w:szCs w:val="28"/>
        </w:rPr>
        <w:t xml:space="preserve">quy </w:t>
      </w:r>
      <w:r w:rsidR="00EA072D">
        <w:rPr>
          <w:rFonts w:cs="Times New Roman"/>
          <w:szCs w:val="28"/>
        </w:rPr>
        <w:t>định tại khoản 1 Điều này</w:t>
      </w:r>
      <w:r w:rsidRPr="00DA758B">
        <w:rPr>
          <w:rFonts w:cs="Times New Roman"/>
          <w:szCs w:val="28"/>
        </w:rPr>
        <w:t>.</w:t>
      </w:r>
    </w:p>
    <w:p w:rsidR="00DC0F5C" w:rsidRPr="00DA758B" w:rsidRDefault="00DC0F5C" w:rsidP="004C0ED2">
      <w:pPr>
        <w:spacing w:before="240" w:after="0" w:line="240" w:lineRule="auto"/>
        <w:ind w:firstLine="567"/>
        <w:jc w:val="both"/>
        <w:rPr>
          <w:rFonts w:cs="Times New Roman"/>
          <w:b/>
          <w:szCs w:val="28"/>
        </w:rPr>
      </w:pPr>
      <w:r w:rsidRPr="00DA758B">
        <w:rPr>
          <w:rFonts w:cs="Times New Roman"/>
          <w:b/>
          <w:szCs w:val="28"/>
        </w:rPr>
        <w:t>Điều 2. Nguyên tắc tự kiểm tra văn bản</w:t>
      </w:r>
    </w:p>
    <w:p w:rsidR="00DC0F5C" w:rsidRPr="00DA758B" w:rsidRDefault="00DC0F5C" w:rsidP="004C0ED2">
      <w:pPr>
        <w:spacing w:before="240" w:after="0" w:line="240" w:lineRule="auto"/>
        <w:ind w:firstLine="567"/>
        <w:jc w:val="both"/>
        <w:rPr>
          <w:rFonts w:cs="Times New Roman"/>
          <w:iCs/>
          <w:szCs w:val="28"/>
        </w:rPr>
      </w:pPr>
      <w:r w:rsidRPr="00DA758B">
        <w:rPr>
          <w:rFonts w:cs="Times New Roman"/>
          <w:szCs w:val="28"/>
        </w:rPr>
        <w:t xml:space="preserve">1. Thực hiện đúng nguyên tắc quy định tại </w:t>
      </w:r>
      <w:ins w:id="6" w:author="CKTVB" w:date="2025-12-22T11:39:00Z">
        <w:r w:rsidR="005A222B">
          <w:rPr>
            <w:rFonts w:cs="Times New Roman"/>
            <w:szCs w:val="28"/>
          </w:rPr>
          <w:t xml:space="preserve">các </w:t>
        </w:r>
      </w:ins>
      <w:r w:rsidR="00C114F5">
        <w:rPr>
          <w:rFonts w:cs="Times New Roman"/>
          <w:szCs w:val="28"/>
        </w:rPr>
        <w:t xml:space="preserve">khoản 1, 2, 3, 4 và </w:t>
      </w:r>
      <w:del w:id="7" w:author="CKTVB" w:date="2025-12-22T11:39:00Z">
        <w:r w:rsidR="00C114F5" w:rsidDel="005A222B">
          <w:rPr>
            <w:rFonts w:cs="Times New Roman"/>
            <w:szCs w:val="28"/>
          </w:rPr>
          <w:delText xml:space="preserve">khoản </w:delText>
        </w:r>
      </w:del>
      <w:r w:rsidR="00C114F5">
        <w:rPr>
          <w:rFonts w:cs="Times New Roman"/>
          <w:szCs w:val="28"/>
        </w:rPr>
        <w:t xml:space="preserve">6 </w:t>
      </w:r>
      <w:r w:rsidRPr="00DA758B">
        <w:rPr>
          <w:rFonts w:cs="Times New Roman"/>
          <w:szCs w:val="28"/>
        </w:rPr>
        <w:t xml:space="preserve">Điều 3 </w:t>
      </w:r>
      <w:ins w:id="8" w:author="CKTVB" w:date="2025-12-22T11:39:00Z">
        <w:r w:rsidR="005A222B">
          <w:rPr>
            <w:rFonts w:cs="Times New Roman"/>
            <w:szCs w:val="28"/>
          </w:rPr>
          <w:t xml:space="preserve">của </w:t>
        </w:r>
      </w:ins>
      <w:r w:rsidRPr="00DA758B">
        <w:rPr>
          <w:rFonts w:cs="Times New Roman"/>
          <w:iCs/>
          <w:szCs w:val="28"/>
        </w:rPr>
        <w:t xml:space="preserve">Nghị định số </w:t>
      </w:r>
      <w:hyperlink r:id="rId13" w:tgtFrame="_blank" w:history="1">
        <w:r w:rsidRPr="00DA758B">
          <w:rPr>
            <w:rStyle w:val="Hyperlink"/>
            <w:rFonts w:cs="Times New Roman"/>
            <w:iCs/>
            <w:color w:val="auto"/>
            <w:szCs w:val="28"/>
            <w:u w:val="none"/>
          </w:rPr>
          <w:t>79/2025/NĐ-CP</w:t>
        </w:r>
      </w:hyperlink>
      <w:r w:rsidRPr="00DA758B">
        <w:rPr>
          <w:rFonts w:cs="Times New Roman"/>
          <w:iCs/>
          <w:spacing w:val="-4"/>
          <w:szCs w:val="28"/>
        </w:rPr>
        <w:t>.</w:t>
      </w:r>
    </w:p>
    <w:p w:rsidR="00DC0F5C" w:rsidRPr="00DA758B" w:rsidRDefault="00DC0F5C" w:rsidP="004C0ED2">
      <w:pPr>
        <w:pStyle w:val="NormalWeb"/>
        <w:spacing w:before="240" w:beforeAutospacing="0" w:after="0" w:afterAutospacing="0"/>
        <w:ind w:firstLine="567"/>
        <w:jc w:val="both"/>
        <w:rPr>
          <w:sz w:val="28"/>
          <w:szCs w:val="28"/>
        </w:rPr>
      </w:pPr>
      <w:r w:rsidRPr="00DA758B">
        <w:rPr>
          <w:sz w:val="28"/>
          <w:szCs w:val="28"/>
        </w:rPr>
        <w:t>2. Bảo đảm sự phối hợp chặt chẽ giữa các cơ quan, đơn vị trong quá trình thực hiện tự kiểm tra, xử lý văn bản.</w:t>
      </w:r>
    </w:p>
    <w:p w:rsidR="00DC0F5C" w:rsidRPr="00DA758B" w:rsidRDefault="00DC0F5C" w:rsidP="004C0ED2">
      <w:pPr>
        <w:spacing w:before="240" w:after="0" w:line="240" w:lineRule="auto"/>
        <w:ind w:firstLine="567"/>
        <w:jc w:val="both"/>
        <w:rPr>
          <w:rFonts w:cs="Times New Roman"/>
          <w:szCs w:val="28"/>
        </w:rPr>
      </w:pPr>
      <w:r w:rsidRPr="00DA758B">
        <w:rPr>
          <w:rFonts w:cs="Times New Roman"/>
          <w:szCs w:val="28"/>
        </w:rPr>
        <w:t>3. Bảo đảm</w:t>
      </w:r>
      <w:r w:rsidR="000D2D9C">
        <w:rPr>
          <w:rFonts w:cs="Times New Roman"/>
          <w:szCs w:val="28"/>
        </w:rPr>
        <w:t xml:space="preserve"> tự</w:t>
      </w:r>
      <w:r w:rsidRPr="00DA758B">
        <w:rPr>
          <w:rFonts w:cs="Times New Roman"/>
          <w:szCs w:val="28"/>
        </w:rPr>
        <w:t xml:space="preserve"> kiểm tra đầy đủ</w:t>
      </w:r>
      <w:r w:rsidR="000D2D9C">
        <w:rPr>
          <w:rFonts w:cs="Times New Roman"/>
          <w:szCs w:val="28"/>
        </w:rPr>
        <w:t>,</w:t>
      </w:r>
      <w:r w:rsidRPr="00DA758B">
        <w:rPr>
          <w:rFonts w:cs="Times New Roman"/>
          <w:szCs w:val="28"/>
        </w:rPr>
        <w:t xml:space="preserve"> kịp thời, chất lượng</w:t>
      </w:r>
      <w:r w:rsidR="000D2D9C">
        <w:rPr>
          <w:rFonts w:cs="Times New Roman"/>
          <w:szCs w:val="28"/>
        </w:rPr>
        <w:t xml:space="preserve"> và đúng thời hạn</w:t>
      </w:r>
      <w:r w:rsidRPr="00DA758B">
        <w:rPr>
          <w:rFonts w:cs="Times New Roman"/>
          <w:szCs w:val="28"/>
        </w:rPr>
        <w:t xml:space="preserve"> </w:t>
      </w:r>
      <w:r w:rsidR="000D2D9C">
        <w:rPr>
          <w:rFonts w:cs="Times New Roman"/>
          <w:szCs w:val="28"/>
        </w:rPr>
        <w:t>theo quy định</w:t>
      </w:r>
      <w:r w:rsidRPr="00DA758B">
        <w:rPr>
          <w:rFonts w:cs="Times New Roman"/>
          <w:szCs w:val="28"/>
        </w:rPr>
        <w:t>.</w:t>
      </w:r>
    </w:p>
    <w:p w:rsidR="00DC0F5C" w:rsidRPr="00DA758B" w:rsidRDefault="00DC0F5C" w:rsidP="004C0ED2">
      <w:pPr>
        <w:spacing w:before="240" w:after="0" w:line="240" w:lineRule="auto"/>
        <w:ind w:firstLine="567"/>
        <w:jc w:val="both"/>
        <w:rPr>
          <w:rFonts w:cs="Times New Roman"/>
          <w:b/>
          <w:szCs w:val="28"/>
        </w:rPr>
      </w:pPr>
      <w:r w:rsidRPr="00DA758B">
        <w:rPr>
          <w:rFonts w:cs="Times New Roman"/>
          <w:b/>
          <w:szCs w:val="28"/>
        </w:rPr>
        <w:lastRenderedPageBreak/>
        <w:t>Điều 3. Văn bản thuộc đối tượng tự kiểm tra</w:t>
      </w:r>
    </w:p>
    <w:p w:rsidR="00DC0F5C" w:rsidRPr="00DA758B" w:rsidRDefault="00DC0F5C" w:rsidP="004C0ED2">
      <w:pPr>
        <w:spacing w:before="240" w:after="0" w:line="240" w:lineRule="auto"/>
        <w:ind w:firstLine="567"/>
        <w:jc w:val="both"/>
        <w:rPr>
          <w:rFonts w:cs="Times New Roman"/>
          <w:szCs w:val="28"/>
        </w:rPr>
      </w:pPr>
      <w:r w:rsidRPr="00DA758B">
        <w:rPr>
          <w:rFonts w:cs="Times New Roman"/>
          <w:szCs w:val="28"/>
        </w:rPr>
        <w:t xml:space="preserve">Văn bản thuộc đối tượng </w:t>
      </w:r>
      <w:r w:rsidR="00874B84">
        <w:rPr>
          <w:rFonts w:cs="Times New Roman"/>
          <w:szCs w:val="28"/>
        </w:rPr>
        <w:t xml:space="preserve">tự </w:t>
      </w:r>
      <w:r w:rsidRPr="00DA758B">
        <w:rPr>
          <w:rFonts w:cs="Times New Roman"/>
          <w:szCs w:val="28"/>
        </w:rPr>
        <w:t>kiểm tra là văn bản do Chính phủ, Thủ tướng Chính phủ ban hành hoặc liên tịch ban hành</w:t>
      </w:r>
      <w:r w:rsidR="007068C8">
        <w:rPr>
          <w:rFonts w:cs="Times New Roman"/>
          <w:szCs w:val="28"/>
        </w:rPr>
        <w:t xml:space="preserve">, cụ thể </w:t>
      </w:r>
      <w:r w:rsidR="009518C1">
        <w:rPr>
          <w:rFonts w:cs="Times New Roman"/>
          <w:szCs w:val="28"/>
        </w:rPr>
        <w:t>như sau</w:t>
      </w:r>
      <w:r w:rsidRPr="00DA758B">
        <w:rPr>
          <w:rFonts w:cs="Times New Roman"/>
          <w:szCs w:val="28"/>
        </w:rPr>
        <w:t>:</w:t>
      </w:r>
    </w:p>
    <w:p w:rsidR="00DC0F5C" w:rsidRPr="00DA758B" w:rsidRDefault="00DC0F5C" w:rsidP="004C0ED2">
      <w:pPr>
        <w:spacing w:before="240" w:after="0" w:line="240" w:lineRule="auto"/>
        <w:ind w:firstLine="567"/>
        <w:jc w:val="both"/>
        <w:rPr>
          <w:rFonts w:cs="Times New Roman"/>
          <w:szCs w:val="28"/>
        </w:rPr>
      </w:pPr>
      <w:r w:rsidRPr="00DA758B">
        <w:rPr>
          <w:rFonts w:cs="Times New Roman"/>
          <w:szCs w:val="28"/>
        </w:rPr>
        <w:t xml:space="preserve">1. Các văn bản quy phạm pháp </w:t>
      </w:r>
      <w:r w:rsidR="00936437">
        <w:rPr>
          <w:rFonts w:cs="Times New Roman"/>
          <w:szCs w:val="28"/>
        </w:rPr>
        <w:t xml:space="preserve">luật </w:t>
      </w:r>
      <w:r w:rsidR="007068C8" w:rsidRPr="00DA758B">
        <w:rPr>
          <w:rFonts w:cs="Times New Roman"/>
          <w:szCs w:val="28"/>
        </w:rPr>
        <w:t>còn hiệu lực hoặc đã được ký, ban hành nhưng chưa có hiệu lự</w:t>
      </w:r>
      <w:r w:rsidR="00EA072D">
        <w:rPr>
          <w:rFonts w:cs="Times New Roman"/>
          <w:szCs w:val="28"/>
        </w:rPr>
        <w:t>c, bao gồm</w:t>
      </w:r>
      <w:r w:rsidRPr="00DA758B">
        <w:rPr>
          <w:rFonts w:cs="Times New Roman"/>
          <w:szCs w:val="28"/>
        </w:rPr>
        <w:t>:</w:t>
      </w:r>
    </w:p>
    <w:p w:rsidR="00DC0F5C" w:rsidRPr="00DA758B" w:rsidRDefault="00DC0F5C" w:rsidP="004C0ED2">
      <w:pPr>
        <w:pStyle w:val="NormalWeb"/>
        <w:shd w:val="clear" w:color="auto" w:fill="FFFFFF"/>
        <w:spacing w:before="240" w:beforeAutospacing="0" w:after="0" w:afterAutospacing="0"/>
        <w:ind w:firstLine="567"/>
        <w:jc w:val="both"/>
        <w:rPr>
          <w:sz w:val="28"/>
          <w:szCs w:val="28"/>
        </w:rPr>
      </w:pPr>
      <w:r w:rsidRPr="00DA758B">
        <w:rPr>
          <w:sz w:val="28"/>
          <w:szCs w:val="28"/>
        </w:rPr>
        <w:t xml:space="preserve">a) Nghị định, nghị quyết của Chính phủ; nghị quyết liên tịch giữa </w:t>
      </w:r>
      <w:r w:rsidR="00D70AE7">
        <w:rPr>
          <w:sz w:val="28"/>
          <w:szCs w:val="28"/>
        </w:rPr>
        <w:t>Ủy</w:t>
      </w:r>
      <w:r w:rsidR="00EA072D">
        <w:rPr>
          <w:sz w:val="28"/>
          <w:szCs w:val="28"/>
        </w:rPr>
        <w:t xml:space="preserve"> ban Thường vụ Quốc hội, Chính phủ, </w:t>
      </w:r>
      <w:r w:rsidRPr="00DA758B">
        <w:rPr>
          <w:sz w:val="28"/>
          <w:szCs w:val="28"/>
        </w:rPr>
        <w:t>Đoàn Chủ tịch Ủy ban Trung ương Mặt trận Tổ quốc Việt Nam;</w:t>
      </w:r>
    </w:p>
    <w:p w:rsidR="00DC0F5C" w:rsidRPr="00DA758B" w:rsidRDefault="00DC0F5C" w:rsidP="004C0ED2">
      <w:pPr>
        <w:pStyle w:val="NormalWeb"/>
        <w:shd w:val="clear" w:color="auto" w:fill="FFFFFF"/>
        <w:spacing w:before="240" w:beforeAutospacing="0" w:after="0" w:afterAutospacing="0"/>
        <w:ind w:firstLine="567"/>
        <w:jc w:val="both"/>
        <w:rPr>
          <w:sz w:val="28"/>
          <w:szCs w:val="28"/>
        </w:rPr>
      </w:pPr>
      <w:r w:rsidRPr="00DA758B">
        <w:rPr>
          <w:sz w:val="28"/>
          <w:szCs w:val="28"/>
        </w:rPr>
        <w:t>b) Quyết định của Thủ tướng Chính phủ.</w:t>
      </w:r>
    </w:p>
    <w:p w:rsidR="00DC0F5C" w:rsidRPr="00DA758B" w:rsidRDefault="00DC0F5C" w:rsidP="004C0ED2">
      <w:pPr>
        <w:spacing w:before="240" w:after="0" w:line="240" w:lineRule="auto"/>
        <w:ind w:firstLine="567"/>
        <w:jc w:val="both"/>
        <w:rPr>
          <w:rFonts w:cs="Times New Roman"/>
          <w:spacing w:val="-6"/>
          <w:szCs w:val="28"/>
        </w:rPr>
      </w:pPr>
      <w:r w:rsidRPr="00DA758B">
        <w:rPr>
          <w:rFonts w:cs="Times New Roman"/>
          <w:spacing w:val="-6"/>
          <w:szCs w:val="28"/>
        </w:rPr>
        <w:t xml:space="preserve">2. Văn bản của Chính phủ, Thủ tướng Chính phủ có dấu hiệu chứa quy phạm pháp luật </w:t>
      </w:r>
      <w:r w:rsidR="007068C8">
        <w:rPr>
          <w:rFonts w:cs="Times New Roman"/>
          <w:spacing w:val="-6"/>
          <w:szCs w:val="28"/>
        </w:rPr>
        <w:t xml:space="preserve">còn hiệu lực </w:t>
      </w:r>
      <w:r w:rsidRPr="00DA758B">
        <w:rPr>
          <w:rFonts w:cs="Times New Roman"/>
          <w:spacing w:val="-6"/>
          <w:szCs w:val="28"/>
        </w:rPr>
        <w:t>nhưng không được ban hành đúng thẩm quyền, hình thức, trình tự, thủ tục.</w:t>
      </w:r>
    </w:p>
    <w:p w:rsidR="00DC0F5C" w:rsidRDefault="00DC0F5C" w:rsidP="004C0ED2">
      <w:pPr>
        <w:spacing w:before="240" w:after="0" w:line="240" w:lineRule="auto"/>
        <w:ind w:firstLine="567"/>
        <w:jc w:val="both"/>
        <w:rPr>
          <w:rFonts w:cs="Times New Roman"/>
          <w:spacing w:val="-6"/>
          <w:szCs w:val="28"/>
          <w:shd w:val="clear" w:color="auto" w:fill="FFFFFF"/>
        </w:rPr>
      </w:pPr>
      <w:r w:rsidRPr="00DA758B">
        <w:rPr>
          <w:rFonts w:cs="Times New Roman"/>
          <w:szCs w:val="28"/>
          <w:shd w:val="clear" w:color="auto" w:fill="FFFFFF"/>
        </w:rPr>
        <w:t xml:space="preserve">3. Văn bản hướng dẫn áp dụng văn bản quy phạm pháp luật </w:t>
      </w:r>
      <w:r w:rsidR="007068C8">
        <w:rPr>
          <w:rFonts w:cs="Times New Roman"/>
          <w:szCs w:val="28"/>
          <w:shd w:val="clear" w:color="auto" w:fill="FFFFFF"/>
        </w:rPr>
        <w:t xml:space="preserve">còn hiệu lực </w:t>
      </w:r>
      <w:r w:rsidRPr="00DA758B">
        <w:rPr>
          <w:rFonts w:cs="Times New Roman"/>
          <w:szCs w:val="28"/>
          <w:shd w:val="clear" w:color="auto" w:fill="FFFFFF"/>
        </w:rPr>
        <w:t xml:space="preserve">của Chính phủ, </w:t>
      </w:r>
      <w:r w:rsidRPr="00DA758B">
        <w:rPr>
          <w:rFonts w:cs="Times New Roman"/>
          <w:spacing w:val="-6"/>
          <w:szCs w:val="28"/>
          <w:shd w:val="clear" w:color="auto" w:fill="FFFFFF"/>
        </w:rPr>
        <w:t xml:space="preserve">Thủ tướng Chính phủ theo quy định tại khoản 1 Điều 61 </w:t>
      </w:r>
      <w:ins w:id="9" w:author="CKTVB" w:date="2025-12-22T11:39:00Z">
        <w:r w:rsidR="005A222B">
          <w:rPr>
            <w:rFonts w:cs="Times New Roman"/>
            <w:spacing w:val="-6"/>
            <w:szCs w:val="28"/>
            <w:shd w:val="clear" w:color="auto" w:fill="FFFFFF"/>
          </w:rPr>
          <w:t xml:space="preserve">của </w:t>
        </w:r>
      </w:ins>
      <w:r w:rsidRPr="00DA758B">
        <w:rPr>
          <w:rFonts w:cs="Times New Roman"/>
          <w:spacing w:val="-6"/>
          <w:szCs w:val="28"/>
          <w:shd w:val="clear" w:color="auto" w:fill="FFFFFF"/>
        </w:rPr>
        <w:t>Luật Ban hành văn bản quy phạm pháp luật số 64/2025/QH15, được sửa đổi, bổ sung bởi Luật số 87/2025/QH15 (sau đây gọi là Luật).</w:t>
      </w:r>
    </w:p>
    <w:p w:rsidR="00DC0F5C" w:rsidRPr="00DA758B" w:rsidRDefault="00DC0F5C" w:rsidP="004C0ED2">
      <w:pPr>
        <w:spacing w:before="240" w:after="0" w:line="240" w:lineRule="auto"/>
        <w:ind w:firstLine="567"/>
        <w:jc w:val="both"/>
        <w:rPr>
          <w:rFonts w:cs="Times New Roman"/>
          <w:b/>
          <w:szCs w:val="28"/>
        </w:rPr>
      </w:pPr>
      <w:r w:rsidRPr="00DA758B">
        <w:rPr>
          <w:rFonts w:cs="Times New Roman"/>
          <w:b/>
          <w:szCs w:val="28"/>
        </w:rPr>
        <w:t xml:space="preserve">Điều 4. </w:t>
      </w:r>
      <w:r w:rsidR="006302C7">
        <w:rPr>
          <w:rFonts w:cs="Times New Roman"/>
          <w:b/>
          <w:szCs w:val="28"/>
        </w:rPr>
        <w:t>T</w:t>
      </w:r>
      <w:r w:rsidRPr="00DA758B">
        <w:rPr>
          <w:rFonts w:cs="Times New Roman"/>
          <w:b/>
          <w:szCs w:val="28"/>
        </w:rPr>
        <w:t xml:space="preserve">hời </w:t>
      </w:r>
      <w:r w:rsidRPr="00802E72">
        <w:rPr>
          <w:rFonts w:cs="Times New Roman"/>
          <w:b/>
          <w:szCs w:val="28"/>
        </w:rPr>
        <w:t xml:space="preserve">hạn </w:t>
      </w:r>
      <w:r w:rsidRPr="00DA758B">
        <w:rPr>
          <w:rFonts w:cs="Times New Roman"/>
          <w:b/>
          <w:szCs w:val="28"/>
        </w:rPr>
        <w:t>tự kiểm tra văn bản</w:t>
      </w:r>
    </w:p>
    <w:p w:rsidR="00DC0F5C" w:rsidRPr="00DA758B" w:rsidRDefault="00DC0F5C" w:rsidP="004C0ED2">
      <w:pPr>
        <w:spacing w:before="240" w:after="0" w:line="240" w:lineRule="auto"/>
        <w:ind w:firstLine="567"/>
        <w:jc w:val="both"/>
        <w:rPr>
          <w:rFonts w:cs="Times New Roman"/>
          <w:szCs w:val="28"/>
          <w:shd w:val="clear" w:color="auto" w:fill="FFFFFF"/>
        </w:rPr>
      </w:pPr>
      <w:r w:rsidRPr="00DA758B">
        <w:rPr>
          <w:rFonts w:cs="Times New Roman"/>
          <w:szCs w:val="28"/>
          <w:shd w:val="clear" w:color="auto" w:fill="FFFFFF"/>
        </w:rPr>
        <w:t xml:space="preserve">1. Tự kiểm tra văn bản </w:t>
      </w:r>
      <w:r w:rsidR="00AB2470">
        <w:rPr>
          <w:rFonts w:cs="Times New Roman"/>
          <w:szCs w:val="28"/>
          <w:shd w:val="clear" w:color="auto" w:fill="FFFFFF"/>
        </w:rPr>
        <w:t xml:space="preserve">theo </w:t>
      </w:r>
      <w:r w:rsidRPr="00DA758B">
        <w:rPr>
          <w:rFonts w:cs="Times New Roman"/>
          <w:szCs w:val="28"/>
          <w:shd w:val="clear" w:color="auto" w:fill="FFFFFF"/>
        </w:rPr>
        <w:t xml:space="preserve">căn cứ quy định tại điểm a khoản 2 Điều 63 </w:t>
      </w:r>
      <w:ins w:id="10" w:author="CKTVB" w:date="2025-12-22T11:39:00Z">
        <w:r w:rsidR="005A222B">
          <w:rPr>
            <w:rFonts w:cs="Times New Roman"/>
            <w:szCs w:val="28"/>
            <w:shd w:val="clear" w:color="auto" w:fill="FFFFFF"/>
          </w:rPr>
          <w:t xml:space="preserve">của </w:t>
        </w:r>
      </w:ins>
      <w:r w:rsidRPr="00DA758B">
        <w:rPr>
          <w:rFonts w:cs="Times New Roman"/>
          <w:szCs w:val="28"/>
          <w:shd w:val="clear" w:color="auto" w:fill="FFFFFF"/>
        </w:rPr>
        <w:t>Luật được thực hiện trong thời</w:t>
      </w:r>
      <w:r w:rsidR="000763C7">
        <w:rPr>
          <w:rFonts w:cs="Times New Roman"/>
          <w:szCs w:val="28"/>
          <w:shd w:val="clear" w:color="auto" w:fill="FFFFFF"/>
        </w:rPr>
        <w:t xml:space="preserve"> hạn</w:t>
      </w:r>
      <w:r w:rsidRPr="00DA758B">
        <w:rPr>
          <w:rFonts w:cs="Times New Roman"/>
          <w:szCs w:val="28"/>
          <w:shd w:val="clear" w:color="auto" w:fill="FFFFFF"/>
        </w:rPr>
        <w:t xml:space="preserve"> 45 ngày đối với văn bản được xây dựng, ban hành theo trình tự, thủ tục thông thường kể từ ngày văn bản được ban hành; trong thời </w:t>
      </w:r>
      <w:r w:rsidR="000763C7">
        <w:rPr>
          <w:rFonts w:cs="Times New Roman"/>
          <w:szCs w:val="28"/>
          <w:shd w:val="clear" w:color="auto" w:fill="FFFFFF"/>
        </w:rPr>
        <w:t xml:space="preserve">hạn </w:t>
      </w:r>
      <w:r w:rsidRPr="00DA758B">
        <w:rPr>
          <w:rFonts w:cs="Times New Roman"/>
          <w:szCs w:val="28"/>
          <w:shd w:val="clear" w:color="auto" w:fill="FFFFFF"/>
        </w:rPr>
        <w:t xml:space="preserve">05 ngày làm việc đối với văn bản được xây dựng, ban hành theo trình tự, thủ tục rút gọn hoặc trong trường hợp đặc biệt kể từ ngày văn bản được ban hành. </w:t>
      </w:r>
    </w:p>
    <w:p w:rsidR="00DC0F5C" w:rsidRPr="00DA758B" w:rsidRDefault="00DC0F5C" w:rsidP="004C0ED2">
      <w:pPr>
        <w:pStyle w:val="NormalWeb"/>
        <w:shd w:val="clear" w:color="auto" w:fill="FFFFFF"/>
        <w:spacing w:before="240" w:beforeAutospacing="0" w:after="0" w:afterAutospacing="0"/>
        <w:ind w:firstLine="567"/>
        <w:jc w:val="both"/>
        <w:rPr>
          <w:spacing w:val="-6"/>
          <w:szCs w:val="28"/>
          <w:shd w:val="clear" w:color="auto" w:fill="FFFFFF"/>
        </w:rPr>
      </w:pPr>
      <w:r w:rsidRPr="00DA758B">
        <w:rPr>
          <w:spacing w:val="-6"/>
          <w:sz w:val="28"/>
          <w:szCs w:val="28"/>
          <w:shd w:val="clear" w:color="auto" w:fill="FFFFFF"/>
        </w:rPr>
        <w:t xml:space="preserve">2. Tự kiểm tra văn bản </w:t>
      </w:r>
      <w:r w:rsidR="00AB2470">
        <w:rPr>
          <w:spacing w:val="-6"/>
          <w:sz w:val="28"/>
          <w:szCs w:val="28"/>
          <w:shd w:val="clear" w:color="auto" w:fill="FFFFFF"/>
        </w:rPr>
        <w:t xml:space="preserve">theo </w:t>
      </w:r>
      <w:r w:rsidRPr="00DA758B">
        <w:rPr>
          <w:spacing w:val="-6"/>
          <w:sz w:val="28"/>
          <w:szCs w:val="28"/>
          <w:shd w:val="clear" w:color="auto" w:fill="FFFFFF"/>
        </w:rPr>
        <w:t xml:space="preserve">căn cứ </w:t>
      </w:r>
      <w:r w:rsidR="00AB2470">
        <w:rPr>
          <w:spacing w:val="-6"/>
          <w:sz w:val="28"/>
          <w:szCs w:val="28"/>
          <w:shd w:val="clear" w:color="auto" w:fill="FFFFFF"/>
        </w:rPr>
        <w:t xml:space="preserve">quy định tại điểm b và điểm c khoản 2 Điều 63 </w:t>
      </w:r>
      <w:ins w:id="11" w:author="CKTVB" w:date="2025-12-22T11:39:00Z">
        <w:r w:rsidR="005A222B">
          <w:rPr>
            <w:spacing w:val="-6"/>
            <w:sz w:val="28"/>
            <w:szCs w:val="28"/>
            <w:shd w:val="clear" w:color="auto" w:fill="FFFFFF"/>
          </w:rPr>
          <w:t xml:space="preserve">của </w:t>
        </w:r>
      </w:ins>
      <w:r w:rsidR="00AB2470">
        <w:rPr>
          <w:spacing w:val="-6"/>
          <w:sz w:val="28"/>
          <w:szCs w:val="28"/>
          <w:shd w:val="clear" w:color="auto" w:fill="FFFFFF"/>
        </w:rPr>
        <w:t xml:space="preserve">Luật </w:t>
      </w:r>
      <w:r w:rsidR="008C151A" w:rsidRPr="00DA758B">
        <w:rPr>
          <w:spacing w:val="-6"/>
          <w:sz w:val="28"/>
          <w:szCs w:val="28"/>
          <w:shd w:val="clear" w:color="auto" w:fill="FFFFFF"/>
        </w:rPr>
        <w:t>được thực hiện như sau:</w:t>
      </w:r>
    </w:p>
    <w:p w:rsidR="00DC0F5C" w:rsidRPr="003075FB" w:rsidRDefault="00DC0F5C" w:rsidP="004C0ED2">
      <w:pPr>
        <w:pStyle w:val="NormalWeb"/>
        <w:shd w:val="clear" w:color="auto" w:fill="FFFFFF"/>
        <w:spacing w:before="240" w:beforeAutospacing="0" w:after="0" w:afterAutospacing="0"/>
        <w:ind w:firstLine="567"/>
        <w:jc w:val="both"/>
        <w:rPr>
          <w:spacing w:val="4"/>
          <w:sz w:val="28"/>
          <w:szCs w:val="28"/>
        </w:rPr>
      </w:pPr>
      <w:r w:rsidRPr="003075FB">
        <w:rPr>
          <w:spacing w:val="4"/>
          <w:sz w:val="28"/>
          <w:szCs w:val="28"/>
          <w:shd w:val="clear" w:color="auto" w:fill="FFFFFF"/>
        </w:rPr>
        <w:t xml:space="preserve">a) </w:t>
      </w:r>
      <w:r w:rsidR="001C1A5B" w:rsidRPr="003075FB">
        <w:rPr>
          <w:spacing w:val="4"/>
          <w:sz w:val="28"/>
          <w:szCs w:val="28"/>
          <w:shd w:val="clear" w:color="auto" w:fill="FFFFFF"/>
        </w:rPr>
        <w:t xml:space="preserve">Trong thời hạn </w:t>
      </w:r>
      <w:r w:rsidR="00F754FA" w:rsidRPr="003075FB">
        <w:rPr>
          <w:spacing w:val="4"/>
          <w:sz w:val="28"/>
          <w:szCs w:val="28"/>
        </w:rPr>
        <w:t>30</w:t>
      </w:r>
      <w:r w:rsidRPr="003075FB">
        <w:rPr>
          <w:spacing w:val="4"/>
          <w:sz w:val="28"/>
          <w:szCs w:val="28"/>
        </w:rPr>
        <w:t xml:space="preserve"> ngày kể từ ngày nhận được kiến nghị</w:t>
      </w:r>
      <w:r w:rsidR="006302C7" w:rsidRPr="003075FB">
        <w:rPr>
          <w:spacing w:val="4"/>
          <w:sz w:val="28"/>
          <w:szCs w:val="28"/>
        </w:rPr>
        <w:t>,</w:t>
      </w:r>
      <w:r w:rsidRPr="003075FB">
        <w:rPr>
          <w:spacing w:val="4"/>
          <w:sz w:val="28"/>
          <w:szCs w:val="28"/>
        </w:rPr>
        <w:t xml:space="preserve"> </w:t>
      </w:r>
      <w:r w:rsidR="006302C7" w:rsidRPr="003075FB">
        <w:rPr>
          <w:spacing w:val="4"/>
          <w:sz w:val="28"/>
          <w:szCs w:val="28"/>
        </w:rPr>
        <w:t xml:space="preserve">phản ánh </w:t>
      </w:r>
      <w:r w:rsidRPr="003075FB">
        <w:rPr>
          <w:spacing w:val="4"/>
          <w:sz w:val="28"/>
          <w:szCs w:val="28"/>
        </w:rPr>
        <w:t>hoặc yêu cầu, chỉ đạo của Chính phủ, Thủ tướng Chính phủ, cơ quan, người có thẩm quyền</w:t>
      </w:r>
      <w:r w:rsidR="00066AF4" w:rsidRPr="003075FB">
        <w:rPr>
          <w:spacing w:val="4"/>
          <w:sz w:val="28"/>
          <w:szCs w:val="28"/>
        </w:rPr>
        <w:t>, trừ trường hợp Chính phủ, Thủ tướng Chính phủ, cơ quan, người có thẩm quyền yêu cầu thời hạn khác</w:t>
      </w:r>
      <w:r w:rsidRPr="003075FB">
        <w:rPr>
          <w:spacing w:val="4"/>
          <w:sz w:val="28"/>
          <w:szCs w:val="28"/>
        </w:rPr>
        <w:t>;</w:t>
      </w:r>
    </w:p>
    <w:p w:rsidR="00DC0F5C" w:rsidRDefault="001C1A5B" w:rsidP="004C0ED2">
      <w:pPr>
        <w:pStyle w:val="NormalWeb"/>
        <w:shd w:val="clear" w:color="auto" w:fill="FFFFFF"/>
        <w:spacing w:before="240" w:beforeAutospacing="0" w:after="0" w:afterAutospacing="0"/>
        <w:ind w:firstLine="567"/>
        <w:jc w:val="both"/>
        <w:rPr>
          <w:sz w:val="28"/>
          <w:szCs w:val="28"/>
          <w:shd w:val="clear" w:color="auto" w:fill="FFFFFF"/>
        </w:rPr>
      </w:pPr>
      <w:r w:rsidRPr="003075FB">
        <w:rPr>
          <w:sz w:val="28"/>
          <w:szCs w:val="28"/>
          <w:shd w:val="clear" w:color="auto" w:fill="FFFFFF"/>
        </w:rPr>
        <w:t>b</w:t>
      </w:r>
      <w:r w:rsidR="00DC0F5C" w:rsidRPr="003075FB">
        <w:rPr>
          <w:sz w:val="28"/>
          <w:szCs w:val="28"/>
          <w:shd w:val="clear" w:color="auto" w:fill="FFFFFF"/>
        </w:rPr>
        <w:t>) Trường hợp kiến nghị</w:t>
      </w:r>
      <w:r w:rsidR="00D2311E" w:rsidRPr="003075FB">
        <w:rPr>
          <w:sz w:val="28"/>
          <w:szCs w:val="28"/>
          <w:shd w:val="clear" w:color="auto" w:fill="FFFFFF"/>
        </w:rPr>
        <w:t>,</w:t>
      </w:r>
      <w:r w:rsidR="00DC0F5C" w:rsidRPr="003075FB">
        <w:rPr>
          <w:sz w:val="28"/>
          <w:szCs w:val="28"/>
          <w:shd w:val="clear" w:color="auto" w:fill="FFFFFF"/>
        </w:rPr>
        <w:t xml:space="preserve"> </w:t>
      </w:r>
      <w:r w:rsidR="00D2311E" w:rsidRPr="003075FB">
        <w:rPr>
          <w:sz w:val="28"/>
          <w:szCs w:val="28"/>
          <w:shd w:val="clear" w:color="auto" w:fill="FFFFFF"/>
        </w:rPr>
        <w:t xml:space="preserve">phản ánh </w:t>
      </w:r>
      <w:r w:rsidR="00DC0F5C" w:rsidRPr="003075FB">
        <w:rPr>
          <w:sz w:val="28"/>
          <w:szCs w:val="28"/>
          <w:shd w:val="clear" w:color="auto" w:fill="FFFFFF"/>
        </w:rPr>
        <w:t>về văn bản có dấu hiệu trái pháp luật</w:t>
      </w:r>
      <w:r w:rsidR="00DC0F5C" w:rsidRPr="00DA758B">
        <w:rPr>
          <w:sz w:val="28"/>
          <w:szCs w:val="28"/>
          <w:shd w:val="clear" w:color="auto" w:fill="FFFFFF"/>
        </w:rPr>
        <w:t xml:space="preserve"> được tiếp nhận trên </w:t>
      </w:r>
      <w:r w:rsidR="00DC0F5C" w:rsidRPr="00DA758B">
        <w:rPr>
          <w:sz w:val="28"/>
          <w:szCs w:val="28"/>
        </w:rPr>
        <w:t xml:space="preserve">Hệ thống thông tin tiếp nhận, xử lý phản ánh, kiến nghị về văn bản quy phạm pháp luật thì thời </w:t>
      </w:r>
      <w:r w:rsidR="00DC0F5C" w:rsidRPr="00802E72">
        <w:rPr>
          <w:sz w:val="28"/>
          <w:szCs w:val="28"/>
        </w:rPr>
        <w:t>hạn</w:t>
      </w:r>
      <w:r w:rsidR="00F05144">
        <w:rPr>
          <w:sz w:val="28"/>
          <w:szCs w:val="28"/>
        </w:rPr>
        <w:t xml:space="preserve"> </w:t>
      </w:r>
      <w:r w:rsidR="00DC0F5C" w:rsidRPr="00DA758B">
        <w:rPr>
          <w:sz w:val="28"/>
          <w:szCs w:val="28"/>
        </w:rPr>
        <w:t>tự kiểm tra thực hiện theo thời</w:t>
      </w:r>
      <w:r w:rsidR="00F05144">
        <w:rPr>
          <w:sz w:val="28"/>
          <w:szCs w:val="28"/>
        </w:rPr>
        <w:t xml:space="preserve"> </w:t>
      </w:r>
      <w:r w:rsidR="00DC0F5C" w:rsidRPr="00802E72">
        <w:rPr>
          <w:sz w:val="28"/>
          <w:szCs w:val="28"/>
        </w:rPr>
        <w:t>hạn</w:t>
      </w:r>
      <w:r w:rsidR="00DC0F5C" w:rsidRPr="00DA758B">
        <w:rPr>
          <w:sz w:val="28"/>
          <w:szCs w:val="28"/>
        </w:rPr>
        <w:t xml:space="preserve"> quy định </w:t>
      </w:r>
      <w:r w:rsidR="00DC0F5C" w:rsidRPr="004800AB">
        <w:rPr>
          <w:sz w:val="28"/>
          <w:szCs w:val="28"/>
        </w:rPr>
        <w:t xml:space="preserve">tại điểm a khoản 1 Điều 11 </w:t>
      </w:r>
      <w:ins w:id="12" w:author="CKTVB" w:date="2025-12-22T11:40:00Z">
        <w:r w:rsidR="005A222B">
          <w:rPr>
            <w:sz w:val="28"/>
            <w:szCs w:val="28"/>
          </w:rPr>
          <w:t xml:space="preserve">của </w:t>
        </w:r>
      </w:ins>
      <w:r w:rsidR="00DC0F5C" w:rsidRPr="004800AB">
        <w:rPr>
          <w:sz w:val="28"/>
          <w:szCs w:val="28"/>
        </w:rPr>
        <w:t>Quy chế</w:t>
      </w:r>
      <w:r w:rsidR="00DC0F5C" w:rsidRPr="00DA758B">
        <w:rPr>
          <w:sz w:val="28"/>
          <w:szCs w:val="28"/>
        </w:rPr>
        <w:t xml:space="preserve"> tiếp nhận, xử lý </w:t>
      </w:r>
      <w:r w:rsidR="00D2311E" w:rsidRPr="00DA758B">
        <w:rPr>
          <w:sz w:val="28"/>
          <w:szCs w:val="28"/>
        </w:rPr>
        <w:t>phản ánh</w:t>
      </w:r>
      <w:r w:rsidR="00D2311E">
        <w:rPr>
          <w:sz w:val="28"/>
          <w:szCs w:val="28"/>
        </w:rPr>
        <w:t>,</w:t>
      </w:r>
      <w:r w:rsidR="00D2311E" w:rsidRPr="00DA758B">
        <w:rPr>
          <w:sz w:val="28"/>
          <w:szCs w:val="28"/>
        </w:rPr>
        <w:t xml:space="preserve"> kiến nghị </w:t>
      </w:r>
      <w:r w:rsidR="00DC0F5C" w:rsidRPr="00DA758B">
        <w:rPr>
          <w:sz w:val="28"/>
          <w:szCs w:val="28"/>
        </w:rPr>
        <w:t xml:space="preserve">trên Hệ thống thông tin tiếp nhận, xử lý phản ánh, kiến nghị về văn bản quy phạm pháp luật ban hành kèm theo </w:t>
      </w:r>
      <w:r w:rsidR="00DC0F5C" w:rsidRPr="004C0ED2">
        <w:rPr>
          <w:sz w:val="28"/>
          <w:szCs w:val="28"/>
        </w:rPr>
        <w:t>Quyết định số</w:t>
      </w:r>
      <w:r w:rsidR="0027072A">
        <w:rPr>
          <w:sz w:val="28"/>
          <w:szCs w:val="28"/>
        </w:rPr>
        <w:t xml:space="preserve"> 48</w:t>
      </w:r>
      <w:r w:rsidR="0027072A" w:rsidRPr="004C0ED2">
        <w:rPr>
          <w:sz w:val="28"/>
          <w:szCs w:val="28"/>
        </w:rPr>
        <w:t>/</w:t>
      </w:r>
      <w:r w:rsidR="00DC0F5C" w:rsidRPr="004C0ED2">
        <w:rPr>
          <w:sz w:val="28"/>
          <w:szCs w:val="28"/>
        </w:rPr>
        <w:t>2025/QĐ-TTg ngày</w:t>
      </w:r>
      <w:r w:rsidR="0027072A">
        <w:rPr>
          <w:sz w:val="28"/>
          <w:szCs w:val="28"/>
        </w:rPr>
        <w:t xml:space="preserve"> 12 </w:t>
      </w:r>
      <w:r w:rsidR="00DC0F5C" w:rsidRPr="004C0ED2">
        <w:rPr>
          <w:sz w:val="28"/>
          <w:szCs w:val="28"/>
        </w:rPr>
        <w:t>tháng</w:t>
      </w:r>
      <w:r w:rsidR="0027072A">
        <w:rPr>
          <w:sz w:val="28"/>
          <w:szCs w:val="28"/>
        </w:rPr>
        <w:t xml:space="preserve"> 12</w:t>
      </w:r>
      <w:r w:rsidR="0027072A" w:rsidRPr="004C0ED2">
        <w:rPr>
          <w:sz w:val="28"/>
          <w:szCs w:val="28"/>
        </w:rPr>
        <w:t xml:space="preserve"> </w:t>
      </w:r>
      <w:r w:rsidR="00DC0F5C" w:rsidRPr="004C0ED2">
        <w:rPr>
          <w:sz w:val="28"/>
          <w:szCs w:val="28"/>
        </w:rPr>
        <w:t>năm 2025 của Thủ tướng Chính phủ</w:t>
      </w:r>
      <w:r w:rsidR="00DC0F5C" w:rsidRPr="004C0ED2">
        <w:rPr>
          <w:sz w:val="28"/>
          <w:szCs w:val="28"/>
          <w:shd w:val="clear" w:color="auto" w:fill="FFFFFF"/>
        </w:rPr>
        <w:t>.</w:t>
      </w:r>
    </w:p>
    <w:p w:rsidR="00DC0F5C" w:rsidRPr="00DA758B" w:rsidRDefault="00DC0F5C" w:rsidP="004C0ED2">
      <w:pPr>
        <w:spacing w:before="240" w:after="0" w:line="262" w:lineRule="auto"/>
        <w:ind w:firstLine="567"/>
        <w:jc w:val="both"/>
        <w:rPr>
          <w:rFonts w:cs="Times New Roman"/>
          <w:b/>
          <w:szCs w:val="28"/>
        </w:rPr>
      </w:pPr>
      <w:r w:rsidRPr="00DA758B">
        <w:rPr>
          <w:rFonts w:cs="Times New Roman"/>
          <w:b/>
          <w:szCs w:val="28"/>
        </w:rPr>
        <w:lastRenderedPageBreak/>
        <w:t>Điều 5. Tiếp nhận, xử lý kiến nghị</w:t>
      </w:r>
      <w:r w:rsidR="006302C7">
        <w:rPr>
          <w:rFonts w:cs="Times New Roman"/>
          <w:b/>
          <w:szCs w:val="28"/>
        </w:rPr>
        <w:t>,</w:t>
      </w:r>
      <w:r w:rsidRPr="00DA758B">
        <w:rPr>
          <w:rFonts w:cs="Times New Roman"/>
          <w:b/>
          <w:szCs w:val="28"/>
        </w:rPr>
        <w:t xml:space="preserve"> </w:t>
      </w:r>
      <w:r w:rsidR="006302C7" w:rsidRPr="00DA758B">
        <w:rPr>
          <w:rFonts w:cs="Times New Roman"/>
          <w:b/>
          <w:szCs w:val="28"/>
        </w:rPr>
        <w:t xml:space="preserve">phản ánh </w:t>
      </w:r>
      <w:r w:rsidRPr="00DA758B">
        <w:rPr>
          <w:rFonts w:cs="Times New Roman"/>
          <w:b/>
          <w:szCs w:val="28"/>
        </w:rPr>
        <w:t>về văn bản có dấu hiệu trái pháp luật</w:t>
      </w:r>
    </w:p>
    <w:p w:rsidR="00DC0F5C" w:rsidRPr="00874B84" w:rsidRDefault="00DC0F5C" w:rsidP="004C0ED2">
      <w:pPr>
        <w:pStyle w:val="NormalWeb"/>
        <w:shd w:val="clear" w:color="auto" w:fill="FFFFFF"/>
        <w:spacing w:before="240" w:beforeAutospacing="0" w:after="0" w:afterAutospacing="0" w:line="262" w:lineRule="auto"/>
        <w:ind w:firstLine="567"/>
        <w:jc w:val="both"/>
        <w:rPr>
          <w:sz w:val="28"/>
          <w:szCs w:val="28"/>
          <w:shd w:val="clear" w:color="auto" w:fill="FFFFFF"/>
        </w:rPr>
      </w:pPr>
      <w:r w:rsidRPr="00DA758B">
        <w:rPr>
          <w:sz w:val="28"/>
          <w:szCs w:val="28"/>
          <w:lang w:val="en"/>
        </w:rPr>
        <w:t xml:space="preserve">1. </w:t>
      </w:r>
      <w:r w:rsidR="006302C7">
        <w:rPr>
          <w:sz w:val="28"/>
          <w:szCs w:val="28"/>
          <w:lang w:val="en"/>
        </w:rPr>
        <w:t>Cơ quan, tổ chức</w:t>
      </w:r>
      <w:r w:rsidRPr="00D70AE7">
        <w:rPr>
          <w:sz w:val="28"/>
          <w:szCs w:val="28"/>
          <w:lang w:val="en"/>
        </w:rPr>
        <w:t>,</w:t>
      </w:r>
      <w:r w:rsidRPr="00DA758B">
        <w:rPr>
          <w:i/>
          <w:sz w:val="28"/>
          <w:szCs w:val="28"/>
          <w:lang w:val="en"/>
        </w:rPr>
        <w:t xml:space="preserve"> </w:t>
      </w:r>
      <w:r w:rsidRPr="00DA758B">
        <w:rPr>
          <w:sz w:val="28"/>
          <w:szCs w:val="28"/>
          <w:lang w:val="en"/>
        </w:rPr>
        <w:t xml:space="preserve">cá nhân </w:t>
      </w:r>
      <w:r w:rsidRPr="00DA758B">
        <w:rPr>
          <w:sz w:val="28"/>
          <w:szCs w:val="28"/>
        </w:rPr>
        <w:t>nhận</w:t>
      </w:r>
      <w:r w:rsidRPr="00DA758B">
        <w:rPr>
          <w:sz w:val="28"/>
          <w:szCs w:val="28"/>
          <w:lang w:val="vi-VN"/>
        </w:rPr>
        <w:t xml:space="preserve"> được kiến nghị</w:t>
      </w:r>
      <w:r w:rsidR="00D2311E">
        <w:rPr>
          <w:sz w:val="28"/>
          <w:szCs w:val="28"/>
        </w:rPr>
        <w:t>,</w:t>
      </w:r>
      <w:r w:rsidRPr="00DA758B">
        <w:rPr>
          <w:sz w:val="28"/>
          <w:szCs w:val="28"/>
          <w:lang w:val="vi-VN"/>
        </w:rPr>
        <w:t xml:space="preserve"> </w:t>
      </w:r>
      <w:r w:rsidR="00D2311E" w:rsidRPr="00DA758B">
        <w:rPr>
          <w:sz w:val="28"/>
          <w:szCs w:val="28"/>
        </w:rPr>
        <w:t xml:space="preserve">phản ánh </w:t>
      </w:r>
      <w:r w:rsidRPr="00DA758B">
        <w:rPr>
          <w:sz w:val="28"/>
          <w:szCs w:val="28"/>
        </w:rPr>
        <w:t xml:space="preserve">về </w:t>
      </w:r>
      <w:r w:rsidRPr="00DA758B">
        <w:rPr>
          <w:sz w:val="28"/>
          <w:szCs w:val="28"/>
          <w:lang w:val="vi-VN"/>
        </w:rPr>
        <w:t>văn bản quy định tại </w:t>
      </w:r>
      <w:bookmarkStart w:id="13" w:name="tc_5"/>
      <w:r w:rsidRPr="00DA758B">
        <w:rPr>
          <w:sz w:val="28"/>
          <w:szCs w:val="28"/>
          <w:lang w:val="vi-VN"/>
        </w:rPr>
        <w:t xml:space="preserve">Điều </w:t>
      </w:r>
      <w:r w:rsidRPr="00DA758B">
        <w:rPr>
          <w:sz w:val="28"/>
          <w:szCs w:val="28"/>
        </w:rPr>
        <w:t>3</w:t>
      </w:r>
      <w:r w:rsidRPr="00DA758B">
        <w:rPr>
          <w:sz w:val="28"/>
          <w:szCs w:val="28"/>
          <w:lang w:val="vi-VN"/>
        </w:rPr>
        <w:t xml:space="preserve"> </w:t>
      </w:r>
      <w:ins w:id="14" w:author="CKTVB" w:date="2025-12-22T11:40:00Z">
        <w:r w:rsidR="005A222B">
          <w:rPr>
            <w:sz w:val="28"/>
            <w:szCs w:val="28"/>
          </w:rPr>
          <w:t xml:space="preserve">của </w:t>
        </w:r>
      </w:ins>
      <w:r w:rsidRPr="00DA758B">
        <w:rPr>
          <w:sz w:val="28"/>
          <w:szCs w:val="28"/>
        </w:rPr>
        <w:t>Quy chế</w:t>
      </w:r>
      <w:r w:rsidRPr="00DA758B">
        <w:rPr>
          <w:sz w:val="28"/>
          <w:szCs w:val="28"/>
          <w:lang w:val="vi-VN"/>
        </w:rPr>
        <w:t xml:space="preserve"> này</w:t>
      </w:r>
      <w:bookmarkEnd w:id="13"/>
      <w:r w:rsidRPr="00DA758B">
        <w:rPr>
          <w:sz w:val="28"/>
          <w:szCs w:val="28"/>
        </w:rPr>
        <w:t> có d</w:t>
      </w:r>
      <w:r w:rsidRPr="00DA758B">
        <w:rPr>
          <w:sz w:val="28"/>
          <w:szCs w:val="28"/>
          <w:lang w:val="vi-VN"/>
        </w:rPr>
        <w:t>ấu hiệu tr</w:t>
      </w:r>
      <w:r w:rsidRPr="00DA758B">
        <w:rPr>
          <w:sz w:val="28"/>
          <w:szCs w:val="28"/>
        </w:rPr>
        <w:t>ái pháp luật</w:t>
      </w:r>
      <w:r w:rsidRPr="00DA758B">
        <w:rPr>
          <w:sz w:val="28"/>
          <w:szCs w:val="28"/>
          <w:lang w:val="vi-VN"/>
        </w:rPr>
        <w:t> th</w:t>
      </w:r>
      <w:r w:rsidRPr="00DA758B">
        <w:rPr>
          <w:sz w:val="28"/>
          <w:szCs w:val="28"/>
        </w:rPr>
        <w:t xml:space="preserve">ì tổ chức hoặc tham mưu việc tổ chức </w:t>
      </w:r>
      <w:r w:rsidR="00936437">
        <w:rPr>
          <w:sz w:val="28"/>
          <w:szCs w:val="28"/>
        </w:rPr>
        <w:t xml:space="preserve">tự </w:t>
      </w:r>
      <w:r w:rsidRPr="00DA758B">
        <w:rPr>
          <w:sz w:val="28"/>
          <w:szCs w:val="28"/>
        </w:rPr>
        <w:t xml:space="preserve">kiểm tra theo quy định nếu văn bản thuộc trách nhiệm </w:t>
      </w:r>
      <w:r w:rsidR="006302C7">
        <w:rPr>
          <w:sz w:val="28"/>
          <w:szCs w:val="28"/>
        </w:rPr>
        <w:t xml:space="preserve">tự </w:t>
      </w:r>
      <w:r w:rsidRPr="00DA758B">
        <w:rPr>
          <w:sz w:val="28"/>
          <w:szCs w:val="28"/>
        </w:rPr>
        <w:t>kiểm tra</w:t>
      </w:r>
      <w:r w:rsidR="006302C7">
        <w:rPr>
          <w:sz w:val="28"/>
          <w:szCs w:val="28"/>
        </w:rPr>
        <w:t xml:space="preserve">. </w:t>
      </w:r>
      <w:r w:rsidR="00950FB2">
        <w:rPr>
          <w:sz w:val="28"/>
          <w:szCs w:val="28"/>
        </w:rPr>
        <w:t>Trường hợp không thuộc trách nhiệm tự kiểm tra văn bản thì</w:t>
      </w:r>
      <w:r w:rsidRPr="00DA758B">
        <w:rPr>
          <w:sz w:val="28"/>
          <w:szCs w:val="28"/>
        </w:rPr>
        <w:t xml:space="preserve"> chuyển phản ánh, </w:t>
      </w:r>
      <w:r w:rsidRPr="00DA758B">
        <w:rPr>
          <w:sz w:val="28"/>
          <w:szCs w:val="28"/>
          <w:shd w:val="clear" w:color="auto" w:fill="FFFFFF"/>
        </w:rPr>
        <w:t>ki</w:t>
      </w:r>
      <w:r w:rsidRPr="00DA758B">
        <w:rPr>
          <w:sz w:val="28"/>
          <w:szCs w:val="28"/>
          <w:shd w:val="clear" w:color="auto" w:fill="FFFFFF"/>
          <w:lang w:val="vi-VN"/>
        </w:rPr>
        <w:t>ến nghị</w:t>
      </w:r>
      <w:r w:rsidRPr="00DA758B">
        <w:rPr>
          <w:sz w:val="28"/>
          <w:szCs w:val="28"/>
          <w:shd w:val="clear" w:color="auto" w:fill="FFFFFF"/>
        </w:rPr>
        <w:t xml:space="preserve"> đ</w:t>
      </w:r>
      <w:r w:rsidRPr="00DA758B">
        <w:rPr>
          <w:sz w:val="28"/>
          <w:szCs w:val="28"/>
          <w:shd w:val="clear" w:color="auto" w:fill="FFFFFF"/>
          <w:lang w:val="vi-VN"/>
        </w:rPr>
        <w:t xml:space="preserve">ến </w:t>
      </w:r>
      <w:r w:rsidR="00AE5626">
        <w:rPr>
          <w:sz w:val="28"/>
          <w:szCs w:val="28"/>
          <w:shd w:val="clear" w:color="auto" w:fill="FFFFFF"/>
        </w:rPr>
        <w:t>Bộ trưởng</w:t>
      </w:r>
      <w:r w:rsidRPr="00DA758B">
        <w:rPr>
          <w:sz w:val="28"/>
          <w:szCs w:val="28"/>
          <w:shd w:val="clear" w:color="auto" w:fill="FFFFFF"/>
        </w:rPr>
        <w:t xml:space="preserve">, </w:t>
      </w:r>
      <w:r w:rsidR="00AE5626">
        <w:rPr>
          <w:sz w:val="28"/>
          <w:szCs w:val="28"/>
          <w:shd w:val="clear" w:color="auto" w:fill="FFFFFF"/>
        </w:rPr>
        <w:t xml:space="preserve">Thủ trưởng </w:t>
      </w:r>
      <w:r w:rsidRPr="00DA758B">
        <w:rPr>
          <w:sz w:val="28"/>
          <w:szCs w:val="28"/>
          <w:shd w:val="clear" w:color="auto" w:fill="FFFFFF"/>
        </w:rPr>
        <w:t>cơ quan ngang bộ có</w:t>
      </w:r>
      <w:r w:rsidRPr="00DA758B">
        <w:rPr>
          <w:sz w:val="28"/>
          <w:szCs w:val="28"/>
          <w:shd w:val="clear" w:color="auto" w:fill="FFFFFF"/>
          <w:lang w:val="vi-VN"/>
        </w:rPr>
        <w:t xml:space="preserve"> tr</w:t>
      </w:r>
      <w:r w:rsidRPr="00DA758B">
        <w:rPr>
          <w:sz w:val="28"/>
          <w:szCs w:val="28"/>
          <w:shd w:val="clear" w:color="auto" w:fill="FFFFFF"/>
        </w:rPr>
        <w:t>ách nhi</w:t>
      </w:r>
      <w:r w:rsidRPr="00DA758B">
        <w:rPr>
          <w:sz w:val="28"/>
          <w:szCs w:val="28"/>
          <w:shd w:val="clear" w:color="auto" w:fill="FFFFFF"/>
          <w:lang w:val="vi-VN"/>
        </w:rPr>
        <w:t xml:space="preserve">ệm </w:t>
      </w:r>
      <w:r w:rsidR="00950FB2">
        <w:rPr>
          <w:sz w:val="28"/>
          <w:szCs w:val="28"/>
          <w:shd w:val="clear" w:color="auto" w:fill="FFFFFF"/>
        </w:rPr>
        <w:t xml:space="preserve">tự </w:t>
      </w:r>
      <w:r w:rsidRPr="00DA758B">
        <w:rPr>
          <w:sz w:val="28"/>
          <w:szCs w:val="28"/>
          <w:shd w:val="clear" w:color="auto" w:fill="FFFFFF"/>
          <w:lang w:val="vi-VN"/>
        </w:rPr>
        <w:t xml:space="preserve">kiểm tra văn bản theo quy định tại </w:t>
      </w:r>
      <w:ins w:id="15" w:author="CKTVB" w:date="2025-12-22T11:40:00Z">
        <w:r w:rsidR="005A222B">
          <w:rPr>
            <w:sz w:val="28"/>
            <w:szCs w:val="28"/>
            <w:shd w:val="clear" w:color="auto" w:fill="FFFFFF"/>
          </w:rPr>
          <w:t xml:space="preserve">các </w:t>
        </w:r>
      </w:ins>
      <w:r w:rsidRPr="00DA758B">
        <w:rPr>
          <w:sz w:val="28"/>
          <w:szCs w:val="28"/>
          <w:shd w:val="clear" w:color="auto" w:fill="FFFFFF"/>
        </w:rPr>
        <w:t>Điều 7, 8</w:t>
      </w:r>
      <w:r w:rsidR="00B638EF">
        <w:rPr>
          <w:sz w:val="28"/>
          <w:szCs w:val="28"/>
          <w:shd w:val="clear" w:color="auto" w:fill="FFFFFF"/>
        </w:rPr>
        <w:t xml:space="preserve"> và </w:t>
      </w:r>
      <w:del w:id="16" w:author="CKTVB" w:date="2025-12-22T11:40:00Z">
        <w:r w:rsidR="00B638EF" w:rsidDel="005A222B">
          <w:rPr>
            <w:sz w:val="28"/>
            <w:szCs w:val="28"/>
            <w:shd w:val="clear" w:color="auto" w:fill="FFFFFF"/>
          </w:rPr>
          <w:delText>Điều</w:delText>
        </w:r>
        <w:r w:rsidRPr="00DA758B" w:rsidDel="005A222B">
          <w:rPr>
            <w:sz w:val="28"/>
            <w:szCs w:val="28"/>
            <w:shd w:val="clear" w:color="auto" w:fill="FFFFFF"/>
          </w:rPr>
          <w:delText xml:space="preserve"> </w:delText>
        </w:r>
      </w:del>
      <w:r w:rsidRPr="00DA758B">
        <w:rPr>
          <w:sz w:val="28"/>
          <w:szCs w:val="28"/>
          <w:shd w:val="clear" w:color="auto" w:fill="FFFFFF"/>
        </w:rPr>
        <w:t xml:space="preserve">9 </w:t>
      </w:r>
      <w:ins w:id="17" w:author="CKTVB" w:date="2025-12-22T11:40:00Z">
        <w:r w:rsidR="005A222B">
          <w:rPr>
            <w:sz w:val="28"/>
            <w:szCs w:val="28"/>
            <w:shd w:val="clear" w:color="auto" w:fill="FFFFFF"/>
          </w:rPr>
          <w:t xml:space="preserve">của </w:t>
        </w:r>
      </w:ins>
      <w:r w:rsidRPr="00DA758B">
        <w:rPr>
          <w:iCs/>
          <w:sz w:val="28"/>
          <w:szCs w:val="28"/>
        </w:rPr>
        <w:t>Quy chế này</w:t>
      </w:r>
      <w:r w:rsidRPr="00DA758B">
        <w:rPr>
          <w:sz w:val="28"/>
          <w:szCs w:val="28"/>
          <w:shd w:val="clear" w:color="auto" w:fill="FFFFFF"/>
        </w:rPr>
        <w:t xml:space="preserve"> trong thời </w:t>
      </w:r>
      <w:r w:rsidRPr="000763C7">
        <w:rPr>
          <w:sz w:val="28"/>
          <w:szCs w:val="28"/>
          <w:shd w:val="clear" w:color="auto" w:fill="FFFFFF"/>
        </w:rPr>
        <w:t>hạn</w:t>
      </w:r>
      <w:r w:rsidRPr="00DA758B">
        <w:rPr>
          <w:sz w:val="28"/>
          <w:szCs w:val="28"/>
          <w:shd w:val="clear" w:color="auto" w:fill="FFFFFF"/>
        </w:rPr>
        <w:t xml:space="preserve"> 03 ngày làm việc kể từ ngày nhận được phản ánh, kiến nghị</w:t>
      </w:r>
      <w:r w:rsidRPr="00DA758B">
        <w:rPr>
          <w:sz w:val="28"/>
          <w:szCs w:val="28"/>
          <w:shd w:val="clear" w:color="auto" w:fill="FFFFFF"/>
          <w:lang w:val="vi-VN"/>
        </w:rPr>
        <w:t>.</w:t>
      </w:r>
    </w:p>
    <w:p w:rsidR="00DC0F5C" w:rsidRPr="00DA758B" w:rsidRDefault="00DC0F5C" w:rsidP="004C0ED2">
      <w:pPr>
        <w:pStyle w:val="NormalWeb"/>
        <w:shd w:val="clear" w:color="auto" w:fill="FFFFFF"/>
        <w:spacing w:before="240" w:beforeAutospacing="0" w:after="0" w:afterAutospacing="0" w:line="262" w:lineRule="auto"/>
        <w:ind w:firstLine="567"/>
        <w:jc w:val="both"/>
        <w:rPr>
          <w:sz w:val="28"/>
          <w:szCs w:val="28"/>
          <w:shd w:val="clear" w:color="auto" w:fill="FFFFFF"/>
          <w:lang w:val="vi-VN"/>
        </w:rPr>
      </w:pPr>
      <w:r w:rsidRPr="00DA758B">
        <w:rPr>
          <w:sz w:val="28"/>
          <w:szCs w:val="28"/>
          <w:shd w:val="clear" w:color="auto" w:fill="FFFFFF"/>
        </w:rPr>
        <w:t>Cơ quan, tổ chức, cá nhân trong quá trình thực hiện nhiệm vụ xây dựng văn bản quy phạm pháp luật, tổ chức thi hành văn bản quy phạm pháp luật phát hiện văn bản quy định tại </w:t>
      </w:r>
      <w:bookmarkStart w:id="18" w:name="tc_4"/>
      <w:r w:rsidRPr="00DA758B">
        <w:rPr>
          <w:sz w:val="28"/>
          <w:szCs w:val="28"/>
          <w:shd w:val="clear" w:color="auto" w:fill="FFFFFF"/>
        </w:rPr>
        <w:t xml:space="preserve">Điều 3 </w:t>
      </w:r>
      <w:ins w:id="19" w:author="CKTVB" w:date="2025-12-22T11:40:00Z">
        <w:r w:rsidR="005A222B">
          <w:rPr>
            <w:sz w:val="28"/>
            <w:szCs w:val="28"/>
            <w:shd w:val="clear" w:color="auto" w:fill="FFFFFF"/>
          </w:rPr>
          <w:t xml:space="preserve">của </w:t>
        </w:r>
      </w:ins>
      <w:r w:rsidR="00936437">
        <w:rPr>
          <w:sz w:val="28"/>
          <w:szCs w:val="28"/>
          <w:shd w:val="clear" w:color="auto" w:fill="FFFFFF"/>
        </w:rPr>
        <w:t>Quyết</w:t>
      </w:r>
      <w:r w:rsidR="00936437" w:rsidRPr="00DA758B">
        <w:rPr>
          <w:sz w:val="28"/>
          <w:szCs w:val="28"/>
          <w:shd w:val="clear" w:color="auto" w:fill="FFFFFF"/>
        </w:rPr>
        <w:t xml:space="preserve"> </w:t>
      </w:r>
      <w:r w:rsidRPr="00DA758B">
        <w:rPr>
          <w:sz w:val="28"/>
          <w:szCs w:val="28"/>
          <w:shd w:val="clear" w:color="auto" w:fill="FFFFFF"/>
        </w:rPr>
        <w:t>định này</w:t>
      </w:r>
      <w:bookmarkEnd w:id="18"/>
      <w:r w:rsidRPr="00DA758B">
        <w:rPr>
          <w:sz w:val="28"/>
          <w:szCs w:val="28"/>
          <w:shd w:val="clear" w:color="auto" w:fill="FFFFFF"/>
        </w:rPr>
        <w:t> có dấu hiệu trái pháp luật thì thực hiện theo quy định tại khoản này.</w:t>
      </w:r>
    </w:p>
    <w:p w:rsidR="00C80125" w:rsidRDefault="00DC0F5C" w:rsidP="004C0ED2">
      <w:pPr>
        <w:pStyle w:val="NormalWeb"/>
        <w:shd w:val="clear" w:color="auto" w:fill="FFFFFF"/>
        <w:spacing w:before="240" w:beforeAutospacing="0" w:after="0" w:afterAutospacing="0" w:line="262" w:lineRule="auto"/>
        <w:ind w:firstLine="567"/>
        <w:jc w:val="both"/>
        <w:rPr>
          <w:sz w:val="28"/>
          <w:szCs w:val="28"/>
        </w:rPr>
      </w:pPr>
      <w:r w:rsidRPr="00DA758B">
        <w:rPr>
          <w:sz w:val="28"/>
          <w:szCs w:val="28"/>
          <w:lang w:val="en"/>
        </w:rPr>
        <w:t>2. Trường hợp nhận được kiến nghị</w:t>
      </w:r>
      <w:r w:rsidR="00D2311E">
        <w:rPr>
          <w:sz w:val="28"/>
          <w:szCs w:val="28"/>
          <w:lang w:val="en"/>
        </w:rPr>
        <w:t>,</w:t>
      </w:r>
      <w:r w:rsidRPr="00DA758B">
        <w:rPr>
          <w:sz w:val="28"/>
          <w:szCs w:val="28"/>
          <w:lang w:val="en"/>
        </w:rPr>
        <w:t xml:space="preserve"> </w:t>
      </w:r>
      <w:r w:rsidR="00D2311E" w:rsidRPr="00DA758B">
        <w:rPr>
          <w:sz w:val="28"/>
          <w:szCs w:val="28"/>
          <w:lang w:val="en"/>
        </w:rPr>
        <w:t xml:space="preserve">phản ánh </w:t>
      </w:r>
      <w:r w:rsidRPr="00DA758B">
        <w:rPr>
          <w:sz w:val="28"/>
          <w:szCs w:val="28"/>
          <w:lang w:val="en"/>
        </w:rPr>
        <w:t>về văn bản có dấu hiệu trái pháp luật và thực hiện theo quy định tại khoản 1 Điều này, bộ, cơ quan ngang bộ có trách nhiệm t</w:t>
      </w:r>
      <w:r w:rsidRPr="00DA758B">
        <w:rPr>
          <w:sz w:val="28"/>
          <w:szCs w:val="28"/>
          <w:lang w:val="vi-VN"/>
        </w:rPr>
        <w:t>h</w:t>
      </w:r>
      <w:r w:rsidRPr="00DA758B">
        <w:rPr>
          <w:sz w:val="28"/>
          <w:szCs w:val="28"/>
        </w:rPr>
        <w:t>ông báo bằng văn bản cho cơ quan, t</w:t>
      </w:r>
      <w:r w:rsidRPr="00DA758B">
        <w:rPr>
          <w:sz w:val="28"/>
          <w:szCs w:val="28"/>
          <w:lang w:val="vi-VN"/>
        </w:rPr>
        <w:t>ổ chức, c</w:t>
      </w:r>
      <w:r w:rsidRPr="00DA758B">
        <w:rPr>
          <w:sz w:val="28"/>
          <w:szCs w:val="28"/>
        </w:rPr>
        <w:t>á nhân đã ki</w:t>
      </w:r>
      <w:r w:rsidRPr="00DA758B">
        <w:rPr>
          <w:sz w:val="28"/>
          <w:szCs w:val="28"/>
          <w:lang w:val="vi-VN"/>
        </w:rPr>
        <w:t>ến nghị</w:t>
      </w:r>
      <w:r w:rsidR="00D2311E">
        <w:rPr>
          <w:sz w:val="28"/>
          <w:szCs w:val="28"/>
        </w:rPr>
        <w:t xml:space="preserve">, </w:t>
      </w:r>
      <w:r w:rsidR="00D2311E" w:rsidRPr="00DA758B">
        <w:rPr>
          <w:sz w:val="28"/>
          <w:szCs w:val="28"/>
        </w:rPr>
        <w:t xml:space="preserve">phản ánh </w:t>
      </w:r>
      <w:r w:rsidR="00C80125">
        <w:rPr>
          <w:sz w:val="28"/>
          <w:szCs w:val="28"/>
        </w:rPr>
        <w:t>như sau:</w:t>
      </w:r>
    </w:p>
    <w:p w:rsidR="00D2311E" w:rsidRDefault="00D2311E" w:rsidP="004C0ED2">
      <w:pPr>
        <w:pStyle w:val="NormalWeb"/>
        <w:shd w:val="clear" w:color="auto" w:fill="FFFFFF"/>
        <w:spacing w:before="240" w:beforeAutospacing="0" w:after="0" w:afterAutospacing="0" w:line="262" w:lineRule="auto"/>
        <w:ind w:firstLine="567"/>
        <w:jc w:val="both"/>
        <w:rPr>
          <w:sz w:val="28"/>
          <w:szCs w:val="28"/>
        </w:rPr>
      </w:pPr>
      <w:r>
        <w:rPr>
          <w:sz w:val="28"/>
          <w:szCs w:val="28"/>
        </w:rPr>
        <w:t xml:space="preserve">a) Trường hợp chuyển kiến nghị, phản ánh thì thông báo về việc </w:t>
      </w:r>
      <w:r w:rsidRPr="00DA758B">
        <w:rPr>
          <w:sz w:val="28"/>
          <w:szCs w:val="28"/>
          <w:lang w:val="vi-VN"/>
        </w:rPr>
        <w:t>đ</w:t>
      </w:r>
      <w:r w:rsidRPr="00DA758B">
        <w:rPr>
          <w:sz w:val="28"/>
          <w:szCs w:val="28"/>
        </w:rPr>
        <w:t>ã chuy</w:t>
      </w:r>
      <w:r w:rsidRPr="00DA758B">
        <w:rPr>
          <w:sz w:val="28"/>
          <w:szCs w:val="28"/>
          <w:lang w:val="vi-VN"/>
        </w:rPr>
        <w:t>ển kiến nghị</w:t>
      </w:r>
      <w:r>
        <w:rPr>
          <w:sz w:val="28"/>
          <w:szCs w:val="28"/>
        </w:rPr>
        <w:t>,</w:t>
      </w:r>
      <w:r w:rsidRPr="00DA758B">
        <w:rPr>
          <w:sz w:val="28"/>
          <w:szCs w:val="28"/>
        </w:rPr>
        <w:t xml:space="preserve"> phản ánh theo quy đ</w:t>
      </w:r>
      <w:r w:rsidRPr="00DA758B">
        <w:rPr>
          <w:sz w:val="28"/>
          <w:szCs w:val="28"/>
          <w:lang w:val="vi-VN"/>
        </w:rPr>
        <w:t>ịnh của ph</w:t>
      </w:r>
      <w:r w:rsidRPr="00DA758B">
        <w:rPr>
          <w:sz w:val="28"/>
          <w:szCs w:val="28"/>
        </w:rPr>
        <w:t xml:space="preserve">áp luật </w:t>
      </w:r>
      <w:r w:rsidRPr="00DA758B">
        <w:rPr>
          <w:sz w:val="28"/>
          <w:szCs w:val="28"/>
          <w:shd w:val="clear" w:color="auto" w:fill="FFFFFF"/>
        </w:rPr>
        <w:t xml:space="preserve">trong thời </w:t>
      </w:r>
      <w:r w:rsidRPr="000763C7">
        <w:rPr>
          <w:sz w:val="28"/>
          <w:szCs w:val="28"/>
          <w:shd w:val="clear" w:color="auto" w:fill="FFFFFF"/>
        </w:rPr>
        <w:t>hạn</w:t>
      </w:r>
      <w:r w:rsidRPr="00DA758B">
        <w:rPr>
          <w:sz w:val="28"/>
          <w:szCs w:val="28"/>
          <w:shd w:val="clear" w:color="auto" w:fill="FFFFFF"/>
        </w:rPr>
        <w:t xml:space="preserve"> 03 ngày làm việc kể từ ngày nhận được kiến nghị</w:t>
      </w:r>
      <w:r>
        <w:rPr>
          <w:sz w:val="28"/>
          <w:szCs w:val="28"/>
          <w:shd w:val="clear" w:color="auto" w:fill="FFFFFF"/>
        </w:rPr>
        <w:t>,</w:t>
      </w:r>
      <w:r w:rsidRPr="00D2311E">
        <w:rPr>
          <w:sz w:val="28"/>
          <w:szCs w:val="28"/>
          <w:shd w:val="clear" w:color="auto" w:fill="FFFFFF"/>
        </w:rPr>
        <w:t xml:space="preserve"> </w:t>
      </w:r>
      <w:r w:rsidRPr="00DA758B">
        <w:rPr>
          <w:sz w:val="28"/>
          <w:szCs w:val="28"/>
          <w:shd w:val="clear" w:color="auto" w:fill="FFFFFF"/>
        </w:rPr>
        <w:t>phản ánh</w:t>
      </w:r>
      <w:r>
        <w:rPr>
          <w:sz w:val="28"/>
          <w:szCs w:val="28"/>
          <w:lang w:val="vi-VN"/>
        </w:rPr>
        <w:t>;</w:t>
      </w:r>
    </w:p>
    <w:p w:rsidR="00C80125" w:rsidRDefault="00D2311E" w:rsidP="004C0ED2">
      <w:pPr>
        <w:pStyle w:val="NormalWeb"/>
        <w:shd w:val="clear" w:color="auto" w:fill="FFFFFF"/>
        <w:spacing w:before="240" w:beforeAutospacing="0" w:after="0" w:afterAutospacing="0" w:line="262" w:lineRule="auto"/>
        <w:ind w:firstLine="567"/>
        <w:jc w:val="both"/>
        <w:rPr>
          <w:sz w:val="28"/>
          <w:szCs w:val="28"/>
        </w:rPr>
      </w:pPr>
      <w:r>
        <w:rPr>
          <w:sz w:val="28"/>
          <w:szCs w:val="28"/>
        </w:rPr>
        <w:t>b</w:t>
      </w:r>
      <w:r w:rsidR="00C80125">
        <w:rPr>
          <w:sz w:val="28"/>
          <w:szCs w:val="28"/>
        </w:rPr>
        <w:t xml:space="preserve">) Trường hợp văn bản được kiến nghị, phản ánh thuộc trách nhiệm kiểm tra thì thông báo </w:t>
      </w:r>
      <w:r w:rsidR="00DC0F5C" w:rsidRPr="00DA758B">
        <w:rPr>
          <w:sz w:val="28"/>
          <w:szCs w:val="28"/>
        </w:rPr>
        <w:t>v</w:t>
      </w:r>
      <w:r w:rsidR="00DC0F5C" w:rsidRPr="00DA758B">
        <w:rPr>
          <w:sz w:val="28"/>
          <w:szCs w:val="28"/>
          <w:lang w:val="vi-VN"/>
        </w:rPr>
        <w:t>ề kết quả kiểm tra văn bản</w:t>
      </w:r>
      <w:r w:rsidR="001D79E5">
        <w:rPr>
          <w:sz w:val="28"/>
          <w:szCs w:val="28"/>
        </w:rPr>
        <w:t xml:space="preserve"> trong thời hạn 03 ngày làm việc</w:t>
      </w:r>
      <w:r w:rsidR="00DC0F5C" w:rsidRPr="00DA758B">
        <w:rPr>
          <w:sz w:val="28"/>
          <w:szCs w:val="28"/>
          <w:lang w:val="vi-VN"/>
        </w:rPr>
        <w:t xml:space="preserve"> </w:t>
      </w:r>
      <w:r w:rsidR="00C80125">
        <w:rPr>
          <w:sz w:val="28"/>
          <w:szCs w:val="28"/>
        </w:rPr>
        <w:t xml:space="preserve">sau khi tổ chức tự kiểm tra, không phát hiện văn bản trái pháp luật hoặc sau khi </w:t>
      </w:r>
      <w:r w:rsidR="00C145E2">
        <w:rPr>
          <w:sz w:val="28"/>
          <w:szCs w:val="28"/>
        </w:rPr>
        <w:t xml:space="preserve">báo cáo theo quy định tại điểm </w:t>
      </w:r>
      <w:r>
        <w:rPr>
          <w:sz w:val="28"/>
          <w:szCs w:val="28"/>
        </w:rPr>
        <w:t xml:space="preserve">a và điểm </w:t>
      </w:r>
      <w:r w:rsidR="00C145E2">
        <w:rPr>
          <w:sz w:val="28"/>
          <w:szCs w:val="28"/>
        </w:rPr>
        <w:t xml:space="preserve">b khoản 2 Điều 14 </w:t>
      </w:r>
      <w:ins w:id="20" w:author="CKTVB" w:date="2025-12-22T11:41:00Z">
        <w:r w:rsidR="005A222B">
          <w:rPr>
            <w:sz w:val="28"/>
            <w:szCs w:val="28"/>
          </w:rPr>
          <w:t xml:space="preserve">của </w:t>
        </w:r>
      </w:ins>
      <w:r>
        <w:rPr>
          <w:sz w:val="28"/>
          <w:szCs w:val="28"/>
        </w:rPr>
        <w:t>Quy chế này.</w:t>
      </w:r>
    </w:p>
    <w:p w:rsidR="00DC0F5C" w:rsidRPr="00A65C1D" w:rsidRDefault="00DC0F5C" w:rsidP="004C0ED2">
      <w:pPr>
        <w:pStyle w:val="NormalWeb"/>
        <w:shd w:val="clear" w:color="auto" w:fill="FFFFFF"/>
        <w:spacing w:before="240" w:beforeAutospacing="0" w:after="0" w:afterAutospacing="0" w:line="262" w:lineRule="auto"/>
        <w:ind w:firstLine="567"/>
        <w:jc w:val="both"/>
        <w:rPr>
          <w:sz w:val="28"/>
          <w:szCs w:val="28"/>
        </w:rPr>
      </w:pPr>
      <w:r w:rsidRPr="00DA758B">
        <w:rPr>
          <w:sz w:val="28"/>
          <w:szCs w:val="28"/>
        </w:rPr>
        <w:t>3. Trường hợp kiến nghị</w:t>
      </w:r>
      <w:r w:rsidR="00D2311E">
        <w:rPr>
          <w:sz w:val="28"/>
          <w:szCs w:val="28"/>
        </w:rPr>
        <w:t>,</w:t>
      </w:r>
      <w:r w:rsidRPr="00DA758B">
        <w:rPr>
          <w:sz w:val="28"/>
          <w:szCs w:val="28"/>
        </w:rPr>
        <w:t xml:space="preserve"> </w:t>
      </w:r>
      <w:r w:rsidR="00D2311E" w:rsidRPr="00DA758B">
        <w:rPr>
          <w:sz w:val="28"/>
          <w:szCs w:val="28"/>
        </w:rPr>
        <w:t xml:space="preserve">phản ánh </w:t>
      </w:r>
      <w:r w:rsidRPr="00DA758B">
        <w:rPr>
          <w:sz w:val="28"/>
          <w:szCs w:val="28"/>
        </w:rPr>
        <w:t>về văn bản có dấu hiệu trái pháp luật được tiếp nhận trên Hệ thống thông tin tiếp nhận, xử lý phản ánh, kiến nghị về văn bản quy phạm pháp luật thì việc tiếp nhận, xử lý kiến nghị</w:t>
      </w:r>
      <w:r w:rsidR="00D2311E">
        <w:rPr>
          <w:sz w:val="28"/>
          <w:szCs w:val="28"/>
        </w:rPr>
        <w:t>,</w:t>
      </w:r>
      <w:r w:rsidRPr="00DA758B">
        <w:rPr>
          <w:sz w:val="28"/>
          <w:szCs w:val="28"/>
        </w:rPr>
        <w:t xml:space="preserve"> </w:t>
      </w:r>
      <w:r w:rsidR="00D2311E" w:rsidRPr="00DA758B">
        <w:rPr>
          <w:sz w:val="28"/>
          <w:szCs w:val="28"/>
        </w:rPr>
        <w:t xml:space="preserve">phản ánh </w:t>
      </w:r>
      <w:r w:rsidRPr="00DA758B">
        <w:rPr>
          <w:sz w:val="28"/>
          <w:szCs w:val="28"/>
        </w:rPr>
        <w:t xml:space="preserve">thực hiện theo quy định </w:t>
      </w:r>
      <w:r w:rsidRPr="004800AB">
        <w:rPr>
          <w:sz w:val="28"/>
          <w:szCs w:val="28"/>
        </w:rPr>
        <w:t>tại Quy chế tiếp nhận</w:t>
      </w:r>
      <w:r w:rsidRPr="00DA758B">
        <w:rPr>
          <w:sz w:val="28"/>
          <w:szCs w:val="28"/>
        </w:rPr>
        <w:t xml:space="preserve">, xử lý phản ánh, kiến nghị trên Hệ thống thông tin tiếp nhận, xử lý phản ánh, kiến nghị về văn bản quy phạm pháp luật ban hành kèm theo </w:t>
      </w:r>
      <w:r w:rsidRPr="004C0ED2">
        <w:rPr>
          <w:sz w:val="28"/>
          <w:szCs w:val="28"/>
        </w:rPr>
        <w:t>Quyết định số</w:t>
      </w:r>
      <w:r w:rsidR="009144D2">
        <w:rPr>
          <w:sz w:val="28"/>
          <w:szCs w:val="28"/>
        </w:rPr>
        <w:t xml:space="preserve"> 48</w:t>
      </w:r>
      <w:r w:rsidR="009144D2" w:rsidRPr="004C0ED2">
        <w:rPr>
          <w:sz w:val="28"/>
          <w:szCs w:val="28"/>
        </w:rPr>
        <w:t>/</w:t>
      </w:r>
      <w:r w:rsidRPr="004C0ED2">
        <w:rPr>
          <w:sz w:val="28"/>
          <w:szCs w:val="28"/>
        </w:rPr>
        <w:t>2025/QĐ-TTg ngày</w:t>
      </w:r>
      <w:r w:rsidR="009144D2">
        <w:rPr>
          <w:sz w:val="28"/>
          <w:szCs w:val="28"/>
        </w:rPr>
        <w:t xml:space="preserve"> 12 </w:t>
      </w:r>
      <w:r w:rsidRPr="004C0ED2">
        <w:rPr>
          <w:sz w:val="28"/>
          <w:szCs w:val="28"/>
        </w:rPr>
        <w:t>tháng</w:t>
      </w:r>
      <w:r w:rsidR="009144D2">
        <w:rPr>
          <w:sz w:val="28"/>
          <w:szCs w:val="28"/>
        </w:rPr>
        <w:t xml:space="preserve"> 12</w:t>
      </w:r>
      <w:r w:rsidR="009144D2" w:rsidRPr="004C0ED2">
        <w:rPr>
          <w:sz w:val="28"/>
          <w:szCs w:val="28"/>
        </w:rPr>
        <w:t xml:space="preserve"> </w:t>
      </w:r>
      <w:r w:rsidRPr="004C0ED2">
        <w:rPr>
          <w:sz w:val="28"/>
          <w:szCs w:val="28"/>
        </w:rPr>
        <w:t>năm 2025 của Thủ tướng Chính phủ.</w:t>
      </w:r>
    </w:p>
    <w:p w:rsidR="00DC0F5C" w:rsidRPr="00DA758B" w:rsidRDefault="00DC0F5C" w:rsidP="004C0ED2">
      <w:pPr>
        <w:spacing w:before="240" w:after="0" w:line="262" w:lineRule="auto"/>
        <w:ind w:firstLine="567"/>
        <w:jc w:val="both"/>
        <w:rPr>
          <w:rFonts w:cs="Times New Roman"/>
          <w:b/>
          <w:szCs w:val="28"/>
        </w:rPr>
      </w:pPr>
      <w:r w:rsidRPr="00DA758B">
        <w:rPr>
          <w:rFonts w:cs="Times New Roman"/>
          <w:b/>
          <w:szCs w:val="28"/>
        </w:rPr>
        <w:t>Điều 6. Lập và lưu trữ hồ sơ tự kiểm tra văn bản</w:t>
      </w:r>
    </w:p>
    <w:p w:rsidR="00DC0F5C" w:rsidRPr="00874B84" w:rsidRDefault="00DC0F5C" w:rsidP="004C0ED2">
      <w:pPr>
        <w:spacing w:before="240" w:after="0" w:line="262" w:lineRule="auto"/>
        <w:ind w:firstLine="567"/>
        <w:jc w:val="both"/>
        <w:rPr>
          <w:szCs w:val="28"/>
          <w:lang w:val="vi-VN"/>
        </w:rPr>
      </w:pPr>
      <w:r w:rsidRPr="00DA758B">
        <w:rPr>
          <w:rFonts w:cs="Times New Roman"/>
          <w:iCs/>
          <w:szCs w:val="28"/>
        </w:rPr>
        <w:t>Hồ sơ</w:t>
      </w:r>
      <w:r w:rsidR="00950FB2">
        <w:rPr>
          <w:rFonts w:cs="Times New Roman"/>
          <w:iCs/>
          <w:szCs w:val="28"/>
        </w:rPr>
        <w:t xml:space="preserve"> tự</w:t>
      </w:r>
      <w:r w:rsidRPr="00DA758B">
        <w:rPr>
          <w:rFonts w:cs="Times New Roman"/>
          <w:iCs/>
          <w:szCs w:val="28"/>
        </w:rPr>
        <w:t xml:space="preserve"> kiểm tra văn bản đối với văn bản trái pháp luật được lập </w:t>
      </w:r>
      <w:r w:rsidR="00874B84">
        <w:rPr>
          <w:rFonts w:cs="Times New Roman"/>
          <w:iCs/>
          <w:szCs w:val="28"/>
        </w:rPr>
        <w:t xml:space="preserve">và lưu trữ </w:t>
      </w:r>
      <w:r w:rsidRPr="00DA758B">
        <w:rPr>
          <w:rFonts w:cs="Times New Roman"/>
          <w:iCs/>
          <w:szCs w:val="28"/>
        </w:rPr>
        <w:t xml:space="preserve">theo quy định tại </w:t>
      </w:r>
      <w:r w:rsidRPr="00DA758B">
        <w:rPr>
          <w:rFonts w:cs="Times New Roman"/>
          <w:szCs w:val="28"/>
        </w:rPr>
        <w:t xml:space="preserve">Điều 13 </w:t>
      </w:r>
      <w:ins w:id="21" w:author="CKTVB" w:date="2025-12-22T11:41:00Z">
        <w:r w:rsidR="005A222B">
          <w:rPr>
            <w:rFonts w:cs="Times New Roman"/>
            <w:szCs w:val="28"/>
          </w:rPr>
          <w:t xml:space="preserve">của </w:t>
        </w:r>
      </w:ins>
      <w:r w:rsidRPr="00DA758B">
        <w:rPr>
          <w:rFonts w:cs="Times New Roman"/>
          <w:iCs/>
          <w:szCs w:val="28"/>
        </w:rPr>
        <w:t xml:space="preserve">Nghị định số </w:t>
      </w:r>
      <w:hyperlink r:id="rId14" w:tgtFrame="_blank" w:history="1">
        <w:r w:rsidRPr="00DA758B">
          <w:rPr>
            <w:rStyle w:val="Hyperlink"/>
            <w:rFonts w:cs="Times New Roman"/>
            <w:iCs/>
            <w:color w:val="auto"/>
            <w:szCs w:val="28"/>
            <w:u w:val="none"/>
          </w:rPr>
          <w:t>79/2025/NĐ-CP</w:t>
        </w:r>
      </w:hyperlink>
      <w:r w:rsidRPr="00DA758B">
        <w:rPr>
          <w:szCs w:val="28"/>
          <w:lang w:val="vi-VN"/>
        </w:rPr>
        <w:t>.</w:t>
      </w:r>
      <w:r w:rsidRPr="00DA758B">
        <w:rPr>
          <w:szCs w:val="28"/>
        </w:rPr>
        <w:t xml:space="preserve"> </w:t>
      </w:r>
    </w:p>
    <w:p w:rsidR="00DC0F5C" w:rsidRPr="00DA758B" w:rsidRDefault="00DC0F5C" w:rsidP="00503C77">
      <w:pPr>
        <w:spacing w:before="120" w:after="120" w:line="288" w:lineRule="auto"/>
        <w:ind w:firstLine="720"/>
        <w:jc w:val="both"/>
        <w:rPr>
          <w:rFonts w:cs="Times New Roman"/>
          <w:b/>
          <w:sz w:val="2"/>
          <w:szCs w:val="28"/>
        </w:rPr>
      </w:pPr>
    </w:p>
    <w:p w:rsidR="00DC0F5C" w:rsidRPr="00DA758B" w:rsidRDefault="00DC0F5C" w:rsidP="004C0ED2">
      <w:pPr>
        <w:spacing w:after="0" w:line="240" w:lineRule="auto"/>
        <w:jc w:val="center"/>
        <w:rPr>
          <w:rFonts w:cs="Times New Roman"/>
          <w:b/>
          <w:szCs w:val="28"/>
        </w:rPr>
      </w:pPr>
      <w:r w:rsidRPr="00DA758B">
        <w:rPr>
          <w:rFonts w:cs="Times New Roman"/>
          <w:b/>
          <w:szCs w:val="28"/>
        </w:rPr>
        <w:t>Chương II</w:t>
      </w:r>
    </w:p>
    <w:p w:rsidR="00DC0F5C" w:rsidRPr="00DA758B" w:rsidRDefault="00DC0F5C" w:rsidP="004C0ED2">
      <w:pPr>
        <w:spacing w:after="0" w:line="240" w:lineRule="auto"/>
        <w:jc w:val="center"/>
        <w:rPr>
          <w:rFonts w:cs="Times New Roman"/>
          <w:b/>
          <w:szCs w:val="28"/>
        </w:rPr>
      </w:pPr>
      <w:r w:rsidRPr="00DA758B">
        <w:rPr>
          <w:rFonts w:cs="Times New Roman"/>
          <w:b/>
          <w:szCs w:val="28"/>
        </w:rPr>
        <w:t>TRÁCH NHIỆM, QUY TRÌNH TỰ KIỂM TRA VĂN BẢN</w:t>
      </w:r>
    </w:p>
    <w:p w:rsidR="004C0ED2" w:rsidRDefault="004C0ED2" w:rsidP="004C0ED2">
      <w:pPr>
        <w:spacing w:after="0" w:line="240" w:lineRule="auto"/>
        <w:jc w:val="center"/>
        <w:rPr>
          <w:rFonts w:cs="Times New Roman"/>
          <w:b/>
          <w:szCs w:val="28"/>
        </w:rPr>
      </w:pPr>
    </w:p>
    <w:p w:rsidR="00DC0F5C" w:rsidRPr="00DA758B" w:rsidRDefault="00DC0F5C" w:rsidP="004C0ED2">
      <w:pPr>
        <w:spacing w:after="0" w:line="240" w:lineRule="auto"/>
        <w:jc w:val="center"/>
        <w:rPr>
          <w:rFonts w:cs="Times New Roman"/>
          <w:b/>
          <w:szCs w:val="28"/>
        </w:rPr>
      </w:pPr>
      <w:r w:rsidRPr="00DA758B">
        <w:rPr>
          <w:rFonts w:cs="Times New Roman"/>
          <w:b/>
          <w:szCs w:val="28"/>
        </w:rPr>
        <w:t>M</w:t>
      </w:r>
      <w:r w:rsidR="004C0ED2">
        <w:rPr>
          <w:rFonts w:cs="Times New Roman"/>
          <w:b/>
          <w:szCs w:val="28"/>
        </w:rPr>
        <w:t>ục</w:t>
      </w:r>
      <w:r w:rsidRPr="00DA758B">
        <w:rPr>
          <w:rFonts w:cs="Times New Roman"/>
          <w:b/>
          <w:szCs w:val="28"/>
        </w:rPr>
        <w:t xml:space="preserve"> 1</w:t>
      </w:r>
    </w:p>
    <w:p w:rsidR="004C0ED2" w:rsidRDefault="00DC0F5C" w:rsidP="004C0ED2">
      <w:pPr>
        <w:spacing w:after="0" w:line="240" w:lineRule="auto"/>
        <w:jc w:val="center"/>
        <w:rPr>
          <w:rFonts w:cs="Times New Roman"/>
          <w:b/>
          <w:szCs w:val="28"/>
        </w:rPr>
      </w:pPr>
      <w:r w:rsidRPr="00DA758B">
        <w:rPr>
          <w:rFonts w:cs="Times New Roman"/>
          <w:b/>
          <w:szCs w:val="28"/>
        </w:rPr>
        <w:t xml:space="preserve">TRÁCH NHIỆM GIÚP CHÍNH PHỦ, THỦ TƯỚNG CHÍNH PHỦ </w:t>
      </w:r>
    </w:p>
    <w:p w:rsidR="00DC0F5C" w:rsidRPr="00DA758B" w:rsidRDefault="00DC0F5C" w:rsidP="004C0ED2">
      <w:pPr>
        <w:spacing w:after="0" w:line="240" w:lineRule="auto"/>
        <w:jc w:val="center"/>
        <w:rPr>
          <w:rFonts w:cs="Times New Roman"/>
          <w:b/>
          <w:szCs w:val="28"/>
        </w:rPr>
      </w:pPr>
      <w:r w:rsidRPr="00DA758B">
        <w:rPr>
          <w:rFonts w:cs="Times New Roman"/>
          <w:b/>
          <w:szCs w:val="28"/>
        </w:rPr>
        <w:t>TỰ KIỂM TRA VĂN BẢN</w:t>
      </w:r>
    </w:p>
    <w:p w:rsidR="00DC0F5C" w:rsidRPr="004C0ED2" w:rsidRDefault="00DC0F5C" w:rsidP="00503C77">
      <w:pPr>
        <w:spacing w:before="120" w:after="120" w:line="288" w:lineRule="auto"/>
        <w:ind w:firstLine="720"/>
        <w:jc w:val="both"/>
        <w:rPr>
          <w:rFonts w:cs="Times New Roman"/>
          <w:b/>
          <w:sz w:val="2"/>
          <w:szCs w:val="28"/>
        </w:rPr>
      </w:pPr>
    </w:p>
    <w:p w:rsidR="00DC0F5C" w:rsidRPr="00DA758B" w:rsidRDefault="00DC0F5C" w:rsidP="004C0ED2">
      <w:pPr>
        <w:spacing w:before="240" w:after="0" w:line="240" w:lineRule="auto"/>
        <w:ind w:firstLine="567"/>
        <w:jc w:val="both"/>
        <w:rPr>
          <w:rFonts w:cs="Times New Roman"/>
          <w:b/>
          <w:szCs w:val="28"/>
        </w:rPr>
      </w:pPr>
      <w:r w:rsidRPr="00DA758B">
        <w:rPr>
          <w:rFonts w:cs="Times New Roman"/>
          <w:b/>
          <w:szCs w:val="28"/>
        </w:rPr>
        <w:t>Điều 7. Trách nhiệm của Bộ trưởng, Thủ trưởng cơ quan ngang bộ</w:t>
      </w:r>
    </w:p>
    <w:p w:rsidR="00DC0F5C" w:rsidRPr="00DA758B" w:rsidRDefault="00DC0F5C" w:rsidP="004C0ED2">
      <w:pPr>
        <w:spacing w:before="240" w:after="0" w:line="240" w:lineRule="auto"/>
        <w:ind w:firstLine="567"/>
        <w:jc w:val="both"/>
        <w:rPr>
          <w:rFonts w:cs="Times New Roman"/>
          <w:szCs w:val="28"/>
        </w:rPr>
      </w:pPr>
      <w:r w:rsidRPr="00413011">
        <w:rPr>
          <w:rFonts w:cs="Times New Roman"/>
          <w:szCs w:val="28"/>
        </w:rPr>
        <w:t>1. Bộ trưởng, Thủ trưởng cơ quan ngang bộ có trách nhiệm giúp Chính phủ, Thủ tướng Chính phủ thực hiện tự kiểm tra v</w:t>
      </w:r>
      <w:r w:rsidRPr="00DA758B">
        <w:rPr>
          <w:rFonts w:cs="Times New Roman"/>
          <w:szCs w:val="28"/>
        </w:rPr>
        <w:t>ăn bản quy phạm pháp luật do bộ, cơ quan ngang bộ chủ trì soạn thảo, trình Chính phủ, Thủ tướng Chính phủ ban hành hoặc liên tịch ban hành và văn bản hướng dẫn áp dụng văn bản quy phạm pháp luật của Chính phủ, Thủ tướng Chính phủ về ngành, lĩnh vực do bộ, cơ quan ngang bộ chịu trách nhiệm quản lý</w:t>
      </w:r>
      <w:r w:rsidR="00413011">
        <w:rPr>
          <w:rFonts w:cs="Times New Roman"/>
          <w:szCs w:val="28"/>
        </w:rPr>
        <w:t xml:space="preserve"> theo </w:t>
      </w:r>
      <w:r w:rsidR="00413011" w:rsidRPr="005C0585">
        <w:rPr>
          <w:rFonts w:cs="Times New Roman"/>
          <w:color w:val="000000"/>
          <w:szCs w:val="28"/>
          <w:shd w:val="clear" w:color="auto" w:fill="FFFFFF"/>
        </w:rPr>
        <w:t xml:space="preserve">quy định tại khoản 1 Điều 10 </w:t>
      </w:r>
      <w:ins w:id="22" w:author="CKTVB" w:date="2025-12-22T11:41:00Z">
        <w:r w:rsidR="005A222B">
          <w:rPr>
            <w:rFonts w:cs="Times New Roman"/>
            <w:color w:val="000000"/>
            <w:szCs w:val="28"/>
            <w:shd w:val="clear" w:color="auto" w:fill="FFFFFF"/>
          </w:rPr>
          <w:t xml:space="preserve">của </w:t>
        </w:r>
      </w:ins>
      <w:r w:rsidR="00413011" w:rsidRPr="005C0585">
        <w:rPr>
          <w:rFonts w:cs="Times New Roman"/>
          <w:color w:val="000000"/>
          <w:szCs w:val="28"/>
          <w:shd w:val="clear" w:color="auto" w:fill="FFFFFF"/>
        </w:rPr>
        <w:t>Nghị định</w:t>
      </w:r>
      <w:ins w:id="23" w:author="CKTVB" w:date="2025-12-22T13:41:00Z">
        <w:r w:rsidR="00AE5700">
          <w:rPr>
            <w:rFonts w:cs="Times New Roman"/>
            <w:color w:val="000000"/>
            <w:szCs w:val="28"/>
            <w:shd w:val="clear" w:color="auto" w:fill="FFFFFF"/>
          </w:rPr>
          <w:t xml:space="preserve"> số</w:t>
        </w:r>
      </w:ins>
      <w:r w:rsidR="00413011" w:rsidRPr="005C0585">
        <w:rPr>
          <w:rFonts w:cs="Times New Roman"/>
          <w:color w:val="000000"/>
          <w:szCs w:val="28"/>
          <w:shd w:val="clear" w:color="auto" w:fill="FFFFFF"/>
        </w:rPr>
        <w:t xml:space="preserve"> 79/2025/NĐ-CP</w:t>
      </w:r>
      <w:r w:rsidRPr="00DA758B">
        <w:rPr>
          <w:rFonts w:cs="Times New Roman"/>
          <w:szCs w:val="28"/>
        </w:rPr>
        <w:t>.</w:t>
      </w:r>
      <w:r w:rsidR="00413011">
        <w:rPr>
          <w:rFonts w:cs="Times New Roman"/>
          <w:szCs w:val="28"/>
        </w:rPr>
        <w:t xml:space="preserve"> </w:t>
      </w:r>
    </w:p>
    <w:p w:rsidR="00DC0F5C" w:rsidRPr="00DA758B" w:rsidRDefault="00DC0F5C" w:rsidP="004C0ED2">
      <w:pPr>
        <w:spacing w:before="240" w:after="0" w:line="240" w:lineRule="auto"/>
        <w:ind w:firstLine="567"/>
        <w:jc w:val="both"/>
        <w:rPr>
          <w:rFonts w:cs="Times New Roman"/>
          <w:szCs w:val="28"/>
        </w:rPr>
      </w:pPr>
      <w:r w:rsidRPr="00DA758B">
        <w:rPr>
          <w:rFonts w:cs="Times New Roman"/>
          <w:szCs w:val="28"/>
        </w:rPr>
        <w:t xml:space="preserve">2. </w:t>
      </w:r>
      <w:r w:rsidRPr="00DA758B">
        <w:rPr>
          <w:rFonts w:cs="Times New Roman"/>
          <w:szCs w:val="28"/>
          <w:lang w:val="en"/>
        </w:rPr>
        <w:t>B</w:t>
      </w:r>
      <w:r w:rsidRPr="00DA758B">
        <w:rPr>
          <w:rFonts w:cs="Times New Roman"/>
          <w:szCs w:val="28"/>
          <w:lang w:val="vi-VN"/>
        </w:rPr>
        <w:t>ộ trưởng, Thủ trưởng cơ quan ngang bộ ph</w:t>
      </w:r>
      <w:r w:rsidRPr="00DA758B">
        <w:rPr>
          <w:rFonts w:cs="Times New Roman"/>
          <w:szCs w:val="28"/>
        </w:rPr>
        <w:t>ân công t</w:t>
      </w:r>
      <w:r w:rsidRPr="00DA758B">
        <w:rPr>
          <w:rFonts w:cs="Times New Roman"/>
          <w:szCs w:val="28"/>
          <w:lang w:val="vi-VN"/>
        </w:rPr>
        <w:t>ổ chức thuộc, trực thuộc bộ, cơ quan ngang bộ gi</w:t>
      </w:r>
      <w:r w:rsidRPr="00DA758B">
        <w:rPr>
          <w:rFonts w:cs="Times New Roman"/>
          <w:szCs w:val="28"/>
        </w:rPr>
        <w:t>úp B</w:t>
      </w:r>
      <w:r w:rsidRPr="00DA758B">
        <w:rPr>
          <w:rFonts w:cs="Times New Roman"/>
          <w:szCs w:val="28"/>
          <w:lang w:val="vi-VN"/>
        </w:rPr>
        <w:t xml:space="preserve">ộ trưởng, Thủ trưởng cơ quan ngang bộ thực hiện tự kiểm tra văn bản </w:t>
      </w:r>
      <w:r w:rsidRPr="00DA758B">
        <w:rPr>
          <w:rFonts w:cs="Times New Roman"/>
          <w:szCs w:val="28"/>
        </w:rPr>
        <w:t xml:space="preserve">thuộc trách nhiệm </w:t>
      </w:r>
      <w:r w:rsidR="00D2311E">
        <w:rPr>
          <w:rFonts w:cs="Times New Roman"/>
          <w:szCs w:val="28"/>
        </w:rPr>
        <w:t>của mình</w:t>
      </w:r>
      <w:r w:rsidRPr="00DA758B">
        <w:rPr>
          <w:rStyle w:val="Hyperlink"/>
          <w:iCs/>
          <w:color w:val="auto"/>
          <w:szCs w:val="28"/>
          <w:u w:val="none"/>
        </w:rPr>
        <w:t>.</w:t>
      </w:r>
    </w:p>
    <w:p w:rsidR="00DC0F5C" w:rsidRPr="00DA758B" w:rsidRDefault="00DC0F5C" w:rsidP="004C0ED2">
      <w:pPr>
        <w:spacing w:before="240" w:after="0" w:line="240" w:lineRule="auto"/>
        <w:ind w:firstLine="567"/>
        <w:jc w:val="both"/>
        <w:rPr>
          <w:rFonts w:cs="Times New Roman"/>
          <w:b/>
          <w:szCs w:val="28"/>
        </w:rPr>
      </w:pPr>
      <w:r w:rsidRPr="00DA758B">
        <w:rPr>
          <w:rFonts w:cs="Times New Roman"/>
          <w:b/>
          <w:szCs w:val="28"/>
        </w:rPr>
        <w:t>Điều 8. Trách nhiệm của Bộ trưởng Bộ Tư pháp</w:t>
      </w:r>
    </w:p>
    <w:p w:rsidR="00DC0F5C" w:rsidRDefault="00DC0F5C" w:rsidP="004C0ED2">
      <w:pPr>
        <w:pStyle w:val="NormalWeb"/>
        <w:shd w:val="clear" w:color="auto" w:fill="FFFFFF"/>
        <w:spacing w:before="240" w:beforeAutospacing="0" w:after="0" w:afterAutospacing="0"/>
        <w:ind w:firstLine="567"/>
        <w:jc w:val="both"/>
        <w:rPr>
          <w:sz w:val="28"/>
          <w:szCs w:val="28"/>
          <w:lang w:val="vi-VN"/>
        </w:rPr>
      </w:pPr>
      <w:r w:rsidRPr="00DA758B">
        <w:rPr>
          <w:sz w:val="28"/>
          <w:szCs w:val="28"/>
          <w:lang w:val="en"/>
        </w:rPr>
        <w:t>B</w:t>
      </w:r>
      <w:r w:rsidRPr="00DA758B">
        <w:rPr>
          <w:sz w:val="28"/>
          <w:szCs w:val="28"/>
          <w:lang w:val="vi-VN"/>
        </w:rPr>
        <w:t>ộ trưởng Bộ Tư ph</w:t>
      </w:r>
      <w:r w:rsidRPr="00DA758B">
        <w:rPr>
          <w:sz w:val="28"/>
          <w:szCs w:val="28"/>
        </w:rPr>
        <w:t>áp giúp Chính ph</w:t>
      </w:r>
      <w:r w:rsidRPr="00DA758B">
        <w:rPr>
          <w:sz w:val="28"/>
          <w:szCs w:val="28"/>
          <w:lang w:val="vi-VN"/>
        </w:rPr>
        <w:t>ủ, Thủ tướng Ch</w:t>
      </w:r>
      <w:r w:rsidRPr="00DA758B">
        <w:rPr>
          <w:sz w:val="28"/>
          <w:szCs w:val="28"/>
        </w:rPr>
        <w:t>ính ph</w:t>
      </w:r>
      <w:r w:rsidRPr="00DA758B">
        <w:rPr>
          <w:sz w:val="28"/>
          <w:szCs w:val="28"/>
          <w:lang w:val="vi-VN"/>
        </w:rPr>
        <w:t>ủ tự kiểm tra c</w:t>
      </w:r>
      <w:r w:rsidRPr="00DA758B">
        <w:rPr>
          <w:sz w:val="28"/>
          <w:szCs w:val="28"/>
        </w:rPr>
        <w:t>ác văn b</w:t>
      </w:r>
      <w:r w:rsidRPr="00DA758B">
        <w:rPr>
          <w:sz w:val="28"/>
          <w:szCs w:val="28"/>
          <w:lang w:val="vi-VN"/>
        </w:rPr>
        <w:t>ản</w:t>
      </w:r>
      <w:r w:rsidR="00413011">
        <w:rPr>
          <w:sz w:val="28"/>
          <w:szCs w:val="28"/>
        </w:rPr>
        <w:t xml:space="preserve"> theo quy định tại khoản 2 Điều 10</w:t>
      </w:r>
      <w:ins w:id="24" w:author="CKTVB" w:date="2025-12-22T11:41:00Z">
        <w:r w:rsidR="005A222B">
          <w:rPr>
            <w:sz w:val="28"/>
            <w:szCs w:val="28"/>
          </w:rPr>
          <w:t xml:space="preserve"> của</w:t>
        </w:r>
      </w:ins>
      <w:r w:rsidR="00413011">
        <w:rPr>
          <w:sz w:val="28"/>
          <w:szCs w:val="28"/>
        </w:rPr>
        <w:t xml:space="preserve"> </w:t>
      </w:r>
      <w:r w:rsidR="00413011" w:rsidRPr="005C0585">
        <w:rPr>
          <w:color w:val="000000"/>
          <w:sz w:val="28"/>
          <w:szCs w:val="28"/>
          <w:shd w:val="clear" w:color="auto" w:fill="FFFFFF"/>
        </w:rPr>
        <w:t xml:space="preserve">Nghị định </w:t>
      </w:r>
      <w:ins w:id="25" w:author="CKTVB" w:date="2025-12-22T13:41:00Z">
        <w:r w:rsidR="00AE5700">
          <w:rPr>
            <w:color w:val="000000"/>
            <w:sz w:val="28"/>
            <w:szCs w:val="28"/>
            <w:shd w:val="clear" w:color="auto" w:fill="FFFFFF"/>
          </w:rPr>
          <w:t xml:space="preserve">số </w:t>
        </w:r>
      </w:ins>
      <w:r w:rsidR="00413011" w:rsidRPr="005C0585">
        <w:rPr>
          <w:color w:val="000000"/>
          <w:sz w:val="28"/>
          <w:szCs w:val="28"/>
          <w:shd w:val="clear" w:color="auto" w:fill="FFFFFF"/>
        </w:rPr>
        <w:t>79/2025/NĐ-CP</w:t>
      </w:r>
      <w:r w:rsidR="00413011">
        <w:rPr>
          <w:color w:val="000000"/>
          <w:sz w:val="28"/>
          <w:szCs w:val="28"/>
          <w:shd w:val="clear" w:color="auto" w:fill="FFFFFF"/>
        </w:rPr>
        <w:t>, cụ thể như sau:</w:t>
      </w:r>
    </w:p>
    <w:p w:rsidR="00E165C4" w:rsidRPr="00E165C4" w:rsidRDefault="00E165C4" w:rsidP="004C0ED2">
      <w:pPr>
        <w:pStyle w:val="NormalWeb"/>
        <w:shd w:val="clear" w:color="auto" w:fill="FFFFFF"/>
        <w:spacing w:before="240" w:beforeAutospacing="0" w:after="0" w:afterAutospacing="0"/>
        <w:ind w:firstLine="567"/>
        <w:jc w:val="both"/>
        <w:rPr>
          <w:sz w:val="28"/>
          <w:szCs w:val="28"/>
        </w:rPr>
      </w:pPr>
      <w:r>
        <w:rPr>
          <w:sz w:val="28"/>
          <w:szCs w:val="28"/>
        </w:rPr>
        <w:t xml:space="preserve">1. Văn bản quy định tại khoản 1 Điều 7 </w:t>
      </w:r>
      <w:ins w:id="26" w:author="CKTVB" w:date="2025-12-22T11:42:00Z">
        <w:r w:rsidR="005A222B">
          <w:rPr>
            <w:sz w:val="28"/>
            <w:szCs w:val="28"/>
          </w:rPr>
          <w:t xml:space="preserve">của </w:t>
        </w:r>
      </w:ins>
      <w:r>
        <w:rPr>
          <w:sz w:val="28"/>
          <w:szCs w:val="28"/>
        </w:rPr>
        <w:t>Quy chế này.</w:t>
      </w:r>
    </w:p>
    <w:p w:rsidR="00DC0F5C" w:rsidRPr="00DA758B" w:rsidRDefault="00E165C4" w:rsidP="004C0ED2">
      <w:pPr>
        <w:pStyle w:val="NormalWeb"/>
        <w:shd w:val="clear" w:color="auto" w:fill="FFFFFF"/>
        <w:spacing w:before="240" w:beforeAutospacing="0" w:after="0" w:afterAutospacing="0"/>
        <w:ind w:firstLine="567"/>
        <w:jc w:val="both"/>
        <w:rPr>
          <w:sz w:val="28"/>
          <w:szCs w:val="28"/>
        </w:rPr>
      </w:pPr>
      <w:r>
        <w:rPr>
          <w:sz w:val="28"/>
          <w:szCs w:val="28"/>
          <w:lang w:val="en"/>
        </w:rPr>
        <w:t>2</w:t>
      </w:r>
      <w:r w:rsidR="00DC0F5C" w:rsidRPr="00DA758B">
        <w:rPr>
          <w:sz w:val="28"/>
          <w:szCs w:val="28"/>
          <w:lang w:val="en"/>
        </w:rPr>
        <w:t>. Văn b</w:t>
      </w:r>
      <w:r w:rsidR="00DC0F5C" w:rsidRPr="00DA758B">
        <w:rPr>
          <w:sz w:val="28"/>
          <w:szCs w:val="28"/>
          <w:lang w:val="vi-VN"/>
        </w:rPr>
        <w:t xml:space="preserve">ản quy định tại </w:t>
      </w:r>
      <w:r w:rsidR="00DC0F5C" w:rsidRPr="00DA758B">
        <w:rPr>
          <w:sz w:val="28"/>
          <w:szCs w:val="28"/>
        </w:rPr>
        <w:t xml:space="preserve">khoản 1 </w:t>
      </w:r>
      <w:r w:rsidR="00DC0F5C" w:rsidRPr="00DA758B">
        <w:rPr>
          <w:sz w:val="28"/>
          <w:szCs w:val="28"/>
          <w:lang w:val="vi-VN"/>
        </w:rPr>
        <w:t xml:space="preserve">Điều </w:t>
      </w:r>
      <w:r w:rsidR="00DC0F5C" w:rsidRPr="00DA758B">
        <w:rPr>
          <w:sz w:val="28"/>
          <w:szCs w:val="28"/>
        </w:rPr>
        <w:t xml:space="preserve">7 </w:t>
      </w:r>
      <w:ins w:id="27" w:author="CKTVB" w:date="2025-12-22T11:42:00Z">
        <w:r w:rsidR="005A222B">
          <w:rPr>
            <w:sz w:val="28"/>
            <w:szCs w:val="28"/>
          </w:rPr>
          <w:t xml:space="preserve">của </w:t>
        </w:r>
      </w:ins>
      <w:r w:rsidR="00DC0F5C" w:rsidRPr="00DA758B">
        <w:rPr>
          <w:sz w:val="28"/>
          <w:szCs w:val="28"/>
        </w:rPr>
        <w:t>Quy chế này trong trư</w:t>
      </w:r>
      <w:r w:rsidR="00DC0F5C" w:rsidRPr="00DA758B">
        <w:rPr>
          <w:sz w:val="28"/>
          <w:szCs w:val="28"/>
          <w:lang w:val="vi-VN"/>
        </w:rPr>
        <w:t>ờng hợp nhận được y</w:t>
      </w:r>
      <w:r w:rsidR="00DC0F5C" w:rsidRPr="00DA758B">
        <w:rPr>
          <w:sz w:val="28"/>
          <w:szCs w:val="28"/>
        </w:rPr>
        <w:t>êu c</w:t>
      </w:r>
      <w:r w:rsidR="00DC0F5C" w:rsidRPr="00DA758B">
        <w:rPr>
          <w:sz w:val="28"/>
          <w:szCs w:val="28"/>
          <w:lang w:val="vi-VN"/>
        </w:rPr>
        <w:t>ầu, chỉ đạo của Ch</w:t>
      </w:r>
      <w:r w:rsidR="00DC0F5C" w:rsidRPr="00DA758B">
        <w:rPr>
          <w:sz w:val="28"/>
          <w:szCs w:val="28"/>
        </w:rPr>
        <w:t>ính ph</w:t>
      </w:r>
      <w:r w:rsidR="00DC0F5C" w:rsidRPr="00DA758B">
        <w:rPr>
          <w:sz w:val="28"/>
          <w:szCs w:val="28"/>
          <w:lang w:val="vi-VN"/>
        </w:rPr>
        <w:t>ủ, Thủ tướng Ch</w:t>
      </w:r>
      <w:r w:rsidR="00DC0F5C" w:rsidRPr="00DA758B">
        <w:rPr>
          <w:sz w:val="28"/>
          <w:szCs w:val="28"/>
        </w:rPr>
        <w:t>ính ph</w:t>
      </w:r>
      <w:r w:rsidR="00DC0F5C" w:rsidRPr="00DA758B">
        <w:rPr>
          <w:sz w:val="28"/>
          <w:szCs w:val="28"/>
          <w:lang w:val="vi-VN"/>
        </w:rPr>
        <w:t>ủ</w:t>
      </w:r>
      <w:r w:rsidR="00DC0F5C" w:rsidRPr="00DA758B">
        <w:rPr>
          <w:sz w:val="28"/>
          <w:szCs w:val="28"/>
        </w:rPr>
        <w:t>,</w:t>
      </w:r>
      <w:r w:rsidR="00DC0F5C" w:rsidRPr="00DA758B">
        <w:rPr>
          <w:rFonts w:ascii="Arial" w:hAnsi="Arial" w:cs="Arial"/>
          <w:sz w:val="18"/>
          <w:szCs w:val="18"/>
          <w:shd w:val="clear" w:color="auto" w:fill="FFFFFF"/>
        </w:rPr>
        <w:t> </w:t>
      </w:r>
      <w:r w:rsidR="00DC0F5C" w:rsidRPr="00DA758B">
        <w:rPr>
          <w:sz w:val="28"/>
          <w:szCs w:val="28"/>
          <w:shd w:val="clear" w:color="auto" w:fill="FFFFFF"/>
        </w:rPr>
        <w:t>cơ quan, ngư</w:t>
      </w:r>
      <w:r w:rsidR="00DC0F5C" w:rsidRPr="00DA758B">
        <w:rPr>
          <w:sz w:val="28"/>
          <w:szCs w:val="28"/>
          <w:shd w:val="clear" w:color="auto" w:fill="FFFFFF"/>
          <w:lang w:val="vi-VN"/>
        </w:rPr>
        <w:t>ời c</w:t>
      </w:r>
      <w:r w:rsidR="00DC0F5C" w:rsidRPr="00DA758B">
        <w:rPr>
          <w:sz w:val="28"/>
          <w:szCs w:val="28"/>
          <w:shd w:val="clear" w:color="auto" w:fill="FFFFFF"/>
        </w:rPr>
        <w:t>ó th</w:t>
      </w:r>
      <w:r w:rsidR="00DC0F5C" w:rsidRPr="00DA758B">
        <w:rPr>
          <w:sz w:val="28"/>
          <w:szCs w:val="28"/>
          <w:shd w:val="clear" w:color="auto" w:fill="FFFFFF"/>
          <w:lang w:val="vi-VN"/>
        </w:rPr>
        <w:t xml:space="preserve">ẩm quyền </w:t>
      </w:r>
      <w:r w:rsidR="00DC0F5C" w:rsidRPr="00DA758B">
        <w:rPr>
          <w:sz w:val="28"/>
          <w:szCs w:val="28"/>
          <w:lang w:val="vi-VN"/>
        </w:rPr>
        <w:t>hoặc khi văn bản đ</w:t>
      </w:r>
      <w:r w:rsidR="00DC0F5C" w:rsidRPr="00DA758B">
        <w:rPr>
          <w:sz w:val="28"/>
          <w:szCs w:val="28"/>
        </w:rPr>
        <w:t>ã đư</w:t>
      </w:r>
      <w:r w:rsidR="00DC0F5C" w:rsidRPr="00DA758B">
        <w:rPr>
          <w:sz w:val="28"/>
          <w:szCs w:val="28"/>
          <w:lang w:val="vi-VN"/>
        </w:rPr>
        <w:t>ợc c</w:t>
      </w:r>
      <w:r w:rsidR="00DC0F5C" w:rsidRPr="00DA758B">
        <w:rPr>
          <w:sz w:val="28"/>
          <w:szCs w:val="28"/>
        </w:rPr>
        <w:t>ác B</w:t>
      </w:r>
      <w:r w:rsidR="00DC0F5C" w:rsidRPr="00DA758B">
        <w:rPr>
          <w:sz w:val="28"/>
          <w:szCs w:val="28"/>
          <w:lang w:val="vi-VN"/>
        </w:rPr>
        <w:t>ộ trưởng, Thủ trưởng cơ quan ngang bộ kh</w:t>
      </w:r>
      <w:r w:rsidR="00DC0F5C" w:rsidRPr="00DA758B">
        <w:rPr>
          <w:sz w:val="28"/>
          <w:szCs w:val="28"/>
        </w:rPr>
        <w:t>ác th</w:t>
      </w:r>
      <w:r w:rsidR="00DC0F5C" w:rsidRPr="00DA758B">
        <w:rPr>
          <w:sz w:val="28"/>
          <w:szCs w:val="28"/>
          <w:lang w:val="vi-VN"/>
        </w:rPr>
        <w:t>ực hiện tự kiểm tra nhưng Bộ Tư ph</w:t>
      </w:r>
      <w:r w:rsidR="00DC0F5C" w:rsidRPr="00DA758B">
        <w:rPr>
          <w:sz w:val="28"/>
          <w:szCs w:val="28"/>
        </w:rPr>
        <w:t>áp v</w:t>
      </w:r>
      <w:r w:rsidR="00DC0F5C" w:rsidRPr="00DA758B">
        <w:rPr>
          <w:sz w:val="28"/>
          <w:szCs w:val="28"/>
          <w:lang w:val="vi-VN"/>
        </w:rPr>
        <w:t>ẫn nhận được kiến nghị, phản </w:t>
      </w:r>
      <w:r w:rsidR="00DC0F5C" w:rsidRPr="00DA758B">
        <w:rPr>
          <w:sz w:val="28"/>
          <w:szCs w:val="28"/>
        </w:rPr>
        <w:t>ánh.</w:t>
      </w:r>
    </w:p>
    <w:p w:rsidR="00DC0F5C" w:rsidRPr="00DA758B" w:rsidRDefault="00E165C4" w:rsidP="004C0ED2">
      <w:pPr>
        <w:spacing w:before="240" w:after="0" w:line="240" w:lineRule="auto"/>
        <w:ind w:firstLine="567"/>
        <w:jc w:val="both"/>
        <w:rPr>
          <w:rFonts w:cs="Times New Roman"/>
          <w:szCs w:val="28"/>
        </w:rPr>
      </w:pPr>
      <w:r>
        <w:rPr>
          <w:rFonts w:cs="Times New Roman"/>
          <w:szCs w:val="28"/>
          <w:lang w:val="en"/>
        </w:rPr>
        <w:t>3</w:t>
      </w:r>
      <w:r w:rsidR="00DC0F5C" w:rsidRPr="00DA758B">
        <w:rPr>
          <w:rFonts w:cs="Times New Roman"/>
          <w:szCs w:val="28"/>
          <w:lang w:val="en"/>
        </w:rPr>
        <w:t>. Văn b</w:t>
      </w:r>
      <w:r w:rsidR="00DC0F5C" w:rsidRPr="00DA758B">
        <w:rPr>
          <w:rFonts w:cs="Times New Roman"/>
          <w:szCs w:val="28"/>
          <w:lang w:val="vi-VN"/>
        </w:rPr>
        <w:t xml:space="preserve">ản </w:t>
      </w:r>
      <w:r w:rsidR="00DC0F5C" w:rsidRPr="00DA758B">
        <w:rPr>
          <w:rFonts w:cs="Times New Roman"/>
          <w:szCs w:val="28"/>
        </w:rPr>
        <w:t>có dấu hiệu chứa quy phạm pháp luật nhưng không được ban hành đúng thẩm quyền, hình thức, trình tự, thủ tục.</w:t>
      </w:r>
    </w:p>
    <w:p w:rsidR="00DC0F5C" w:rsidRPr="004C0ED2" w:rsidRDefault="00DC0F5C" w:rsidP="004C0ED2">
      <w:pPr>
        <w:spacing w:before="240" w:after="0" w:line="240" w:lineRule="auto"/>
        <w:ind w:firstLine="567"/>
        <w:jc w:val="both"/>
        <w:rPr>
          <w:rFonts w:cs="Times New Roman"/>
          <w:b/>
          <w:spacing w:val="-4"/>
          <w:szCs w:val="28"/>
        </w:rPr>
      </w:pPr>
      <w:r w:rsidRPr="004C0ED2">
        <w:rPr>
          <w:rFonts w:cs="Times New Roman"/>
          <w:b/>
          <w:spacing w:val="-4"/>
          <w:szCs w:val="28"/>
        </w:rPr>
        <w:t>Điều 9. Trách nhiệm của Bộ trưởng, Chủ nhiệm Văn phòng Chính phủ</w:t>
      </w:r>
    </w:p>
    <w:p w:rsidR="00DC0F5C" w:rsidRDefault="00DC0F5C" w:rsidP="004C0ED2">
      <w:pPr>
        <w:pStyle w:val="NormalWeb"/>
        <w:shd w:val="clear" w:color="auto" w:fill="FFFFFF"/>
        <w:spacing w:before="240" w:beforeAutospacing="0" w:after="0" w:afterAutospacing="0"/>
        <w:ind w:firstLine="567"/>
        <w:jc w:val="both"/>
        <w:rPr>
          <w:sz w:val="28"/>
          <w:szCs w:val="28"/>
        </w:rPr>
      </w:pPr>
      <w:r w:rsidRPr="00DA758B">
        <w:rPr>
          <w:sz w:val="28"/>
          <w:szCs w:val="28"/>
          <w:lang w:val="en"/>
        </w:rPr>
        <w:t>B</w:t>
      </w:r>
      <w:r w:rsidRPr="00DA758B">
        <w:rPr>
          <w:sz w:val="28"/>
          <w:szCs w:val="28"/>
          <w:lang w:val="vi-VN"/>
        </w:rPr>
        <w:t>ộ trưởng, Chủ nhiệm Văn ph</w:t>
      </w:r>
      <w:r w:rsidRPr="00DA758B">
        <w:rPr>
          <w:sz w:val="28"/>
          <w:szCs w:val="28"/>
        </w:rPr>
        <w:t>òng Chính ph</w:t>
      </w:r>
      <w:r w:rsidRPr="00DA758B">
        <w:rPr>
          <w:sz w:val="28"/>
          <w:szCs w:val="28"/>
          <w:lang w:val="vi-VN"/>
        </w:rPr>
        <w:t xml:space="preserve">ủ </w:t>
      </w:r>
      <w:r w:rsidRPr="00DA758B">
        <w:rPr>
          <w:sz w:val="28"/>
          <w:szCs w:val="28"/>
        </w:rPr>
        <w:t>giúp Chính ph</w:t>
      </w:r>
      <w:r w:rsidRPr="00DA758B">
        <w:rPr>
          <w:sz w:val="28"/>
          <w:szCs w:val="28"/>
          <w:lang w:val="vi-VN"/>
        </w:rPr>
        <w:t>ủ, Thủ tướng Ch</w:t>
      </w:r>
      <w:r w:rsidRPr="00DA758B">
        <w:rPr>
          <w:sz w:val="28"/>
          <w:szCs w:val="28"/>
        </w:rPr>
        <w:t>ính ph</w:t>
      </w:r>
      <w:r w:rsidRPr="00DA758B">
        <w:rPr>
          <w:sz w:val="28"/>
          <w:szCs w:val="28"/>
          <w:lang w:val="vi-VN"/>
        </w:rPr>
        <w:t>ủ tự kiểm tra c</w:t>
      </w:r>
      <w:r w:rsidRPr="00DA758B">
        <w:rPr>
          <w:sz w:val="28"/>
          <w:szCs w:val="28"/>
        </w:rPr>
        <w:t>ác văn b</w:t>
      </w:r>
      <w:r w:rsidRPr="00DA758B">
        <w:rPr>
          <w:sz w:val="28"/>
          <w:szCs w:val="28"/>
          <w:lang w:val="vi-VN"/>
        </w:rPr>
        <w:t>ản</w:t>
      </w:r>
      <w:r w:rsidR="00E165C4">
        <w:rPr>
          <w:sz w:val="28"/>
          <w:szCs w:val="28"/>
        </w:rPr>
        <w:t xml:space="preserve"> </w:t>
      </w:r>
      <w:r w:rsidR="00413011">
        <w:rPr>
          <w:sz w:val="28"/>
          <w:szCs w:val="28"/>
        </w:rPr>
        <w:t xml:space="preserve">theo quy định tại khoản 3 Điều 10 </w:t>
      </w:r>
      <w:ins w:id="28" w:author="CKTVB" w:date="2025-12-22T11:42:00Z">
        <w:r w:rsidR="005A222B">
          <w:rPr>
            <w:sz w:val="28"/>
            <w:szCs w:val="28"/>
          </w:rPr>
          <w:t xml:space="preserve">của </w:t>
        </w:r>
      </w:ins>
      <w:r w:rsidR="00413011" w:rsidRPr="005C0585">
        <w:rPr>
          <w:color w:val="000000"/>
          <w:sz w:val="28"/>
          <w:szCs w:val="28"/>
          <w:shd w:val="clear" w:color="auto" w:fill="FFFFFF"/>
        </w:rPr>
        <w:t xml:space="preserve">Nghị định </w:t>
      </w:r>
      <w:ins w:id="29" w:author="CKTVB" w:date="2025-12-22T11:44:00Z">
        <w:r w:rsidR="005A222B">
          <w:rPr>
            <w:color w:val="000000"/>
            <w:sz w:val="28"/>
            <w:szCs w:val="28"/>
            <w:shd w:val="clear" w:color="auto" w:fill="FFFFFF"/>
          </w:rPr>
          <w:t xml:space="preserve">số </w:t>
        </w:r>
      </w:ins>
      <w:r w:rsidR="00413011" w:rsidRPr="005C0585">
        <w:rPr>
          <w:color w:val="000000"/>
          <w:sz w:val="28"/>
          <w:szCs w:val="28"/>
          <w:shd w:val="clear" w:color="auto" w:fill="FFFFFF"/>
        </w:rPr>
        <w:t>79/2025/NĐ-CP</w:t>
      </w:r>
      <w:r w:rsidR="00413011">
        <w:rPr>
          <w:color w:val="000000"/>
          <w:sz w:val="28"/>
          <w:szCs w:val="28"/>
          <w:shd w:val="clear" w:color="auto" w:fill="FFFFFF"/>
        </w:rPr>
        <w:t>, cụ thể như sau</w:t>
      </w:r>
      <w:r w:rsidRPr="00DA758B">
        <w:rPr>
          <w:sz w:val="28"/>
          <w:szCs w:val="28"/>
          <w:lang w:val="vi-VN"/>
        </w:rPr>
        <w:t>:</w:t>
      </w:r>
      <w:r w:rsidRPr="00DA758B">
        <w:rPr>
          <w:sz w:val="28"/>
          <w:szCs w:val="28"/>
        </w:rPr>
        <w:t xml:space="preserve"> </w:t>
      </w:r>
    </w:p>
    <w:p w:rsidR="00E165C4" w:rsidRDefault="00E165C4" w:rsidP="004C0ED2">
      <w:pPr>
        <w:pStyle w:val="NormalWeb"/>
        <w:shd w:val="clear" w:color="auto" w:fill="FFFFFF"/>
        <w:spacing w:before="240" w:beforeAutospacing="0" w:after="0" w:afterAutospacing="0"/>
        <w:ind w:firstLine="567"/>
        <w:jc w:val="both"/>
        <w:rPr>
          <w:sz w:val="28"/>
          <w:szCs w:val="28"/>
        </w:rPr>
      </w:pPr>
      <w:r>
        <w:rPr>
          <w:sz w:val="28"/>
          <w:szCs w:val="28"/>
        </w:rPr>
        <w:t>1. Văn bản quy định tại khoản 1 Điều 7</w:t>
      </w:r>
      <w:ins w:id="30" w:author="CKTVB" w:date="2025-12-22T11:44:00Z">
        <w:r w:rsidR="005A222B">
          <w:rPr>
            <w:sz w:val="28"/>
            <w:szCs w:val="28"/>
          </w:rPr>
          <w:t xml:space="preserve"> của</w:t>
        </w:r>
      </w:ins>
      <w:r>
        <w:rPr>
          <w:sz w:val="28"/>
          <w:szCs w:val="28"/>
        </w:rPr>
        <w:t xml:space="preserve"> Quy chế này.</w:t>
      </w:r>
    </w:p>
    <w:p w:rsidR="00E165C4" w:rsidRDefault="00E165C4" w:rsidP="004C0ED2">
      <w:pPr>
        <w:pStyle w:val="NormalWeb"/>
        <w:shd w:val="clear" w:color="auto" w:fill="FFFFFF"/>
        <w:spacing w:before="240" w:beforeAutospacing="0" w:after="0" w:afterAutospacing="0"/>
        <w:ind w:firstLine="567"/>
        <w:jc w:val="both"/>
        <w:rPr>
          <w:sz w:val="28"/>
          <w:szCs w:val="28"/>
        </w:rPr>
      </w:pPr>
      <w:r>
        <w:rPr>
          <w:sz w:val="28"/>
          <w:szCs w:val="28"/>
        </w:rPr>
        <w:lastRenderedPageBreak/>
        <w:t xml:space="preserve">2. </w:t>
      </w:r>
      <w:r w:rsidR="00DC0F5C" w:rsidRPr="00DA758B">
        <w:rPr>
          <w:sz w:val="28"/>
          <w:szCs w:val="28"/>
          <w:lang w:val="en"/>
        </w:rPr>
        <w:t>Văn b</w:t>
      </w:r>
      <w:r w:rsidR="00DC0F5C" w:rsidRPr="00DA758B">
        <w:rPr>
          <w:sz w:val="28"/>
          <w:szCs w:val="28"/>
          <w:lang w:val="vi-VN"/>
        </w:rPr>
        <w:t xml:space="preserve">ản </w:t>
      </w:r>
      <w:r w:rsidRPr="00DA758B">
        <w:rPr>
          <w:sz w:val="28"/>
          <w:szCs w:val="28"/>
        </w:rPr>
        <w:t xml:space="preserve">do </w:t>
      </w:r>
      <w:r w:rsidRPr="00DA758B">
        <w:rPr>
          <w:sz w:val="28"/>
          <w:szCs w:val="28"/>
          <w:lang w:val="vi-VN"/>
        </w:rPr>
        <w:t>Bộ Tư ph</w:t>
      </w:r>
      <w:r w:rsidRPr="00DA758B">
        <w:rPr>
          <w:sz w:val="28"/>
          <w:szCs w:val="28"/>
        </w:rPr>
        <w:t>áp ch</w:t>
      </w:r>
      <w:r w:rsidRPr="00DA758B">
        <w:rPr>
          <w:sz w:val="28"/>
          <w:szCs w:val="28"/>
          <w:lang w:val="vi-VN"/>
        </w:rPr>
        <w:t>ủ tr</w:t>
      </w:r>
      <w:r w:rsidRPr="00DA758B">
        <w:rPr>
          <w:sz w:val="28"/>
          <w:szCs w:val="28"/>
        </w:rPr>
        <w:t>ì so</w:t>
      </w:r>
      <w:r w:rsidRPr="00DA758B">
        <w:rPr>
          <w:sz w:val="28"/>
          <w:szCs w:val="28"/>
          <w:lang w:val="vi-VN"/>
        </w:rPr>
        <w:t>ạn thảo, tr</w:t>
      </w:r>
      <w:r w:rsidRPr="00DA758B">
        <w:rPr>
          <w:sz w:val="28"/>
          <w:szCs w:val="28"/>
        </w:rPr>
        <w:t>ình ban hành ho</w:t>
      </w:r>
      <w:r w:rsidRPr="00DA758B">
        <w:rPr>
          <w:sz w:val="28"/>
          <w:szCs w:val="28"/>
          <w:lang w:val="vi-VN"/>
        </w:rPr>
        <w:t>ặc li</w:t>
      </w:r>
      <w:r w:rsidRPr="00DA758B">
        <w:rPr>
          <w:sz w:val="28"/>
          <w:szCs w:val="28"/>
        </w:rPr>
        <w:t>ên t</w:t>
      </w:r>
      <w:r w:rsidRPr="00DA758B">
        <w:rPr>
          <w:sz w:val="28"/>
          <w:szCs w:val="28"/>
          <w:lang w:val="vi-VN"/>
        </w:rPr>
        <w:t>ịch ban h</w:t>
      </w:r>
      <w:r w:rsidRPr="00DA758B">
        <w:rPr>
          <w:sz w:val="28"/>
          <w:szCs w:val="28"/>
        </w:rPr>
        <w:t>ành</w:t>
      </w:r>
      <w:r>
        <w:rPr>
          <w:sz w:val="28"/>
          <w:szCs w:val="28"/>
        </w:rPr>
        <w:t>, bao gồm:</w:t>
      </w:r>
    </w:p>
    <w:p w:rsidR="00DC0F5C" w:rsidRPr="00DA758B" w:rsidRDefault="00E165C4" w:rsidP="004C0ED2">
      <w:pPr>
        <w:pStyle w:val="NormalWeb"/>
        <w:shd w:val="clear" w:color="auto" w:fill="FFFFFF"/>
        <w:spacing w:before="240" w:beforeAutospacing="0" w:after="0" w:afterAutospacing="0"/>
        <w:ind w:firstLine="567"/>
        <w:jc w:val="both"/>
        <w:rPr>
          <w:sz w:val="28"/>
          <w:szCs w:val="28"/>
        </w:rPr>
      </w:pPr>
      <w:r>
        <w:rPr>
          <w:sz w:val="28"/>
          <w:szCs w:val="28"/>
        </w:rPr>
        <w:t xml:space="preserve">a) Văn bản </w:t>
      </w:r>
      <w:r w:rsidRPr="00DA758B">
        <w:rPr>
          <w:sz w:val="28"/>
          <w:szCs w:val="28"/>
          <w:lang w:val="vi-VN"/>
        </w:rPr>
        <w:t xml:space="preserve">quy định tại </w:t>
      </w:r>
      <w:r w:rsidRPr="00DA758B">
        <w:rPr>
          <w:sz w:val="28"/>
          <w:szCs w:val="28"/>
        </w:rPr>
        <w:t xml:space="preserve">khoản 1 </w:t>
      </w:r>
      <w:r w:rsidRPr="00DA758B">
        <w:rPr>
          <w:sz w:val="28"/>
          <w:szCs w:val="28"/>
          <w:lang w:val="vi-VN"/>
        </w:rPr>
        <w:t xml:space="preserve">Điều </w:t>
      </w:r>
      <w:r w:rsidRPr="00DA758B">
        <w:rPr>
          <w:sz w:val="28"/>
          <w:szCs w:val="28"/>
        </w:rPr>
        <w:t xml:space="preserve">7 </w:t>
      </w:r>
      <w:ins w:id="31" w:author="CKTVB" w:date="2025-12-22T11:44:00Z">
        <w:r w:rsidR="005A222B">
          <w:rPr>
            <w:sz w:val="28"/>
            <w:szCs w:val="28"/>
          </w:rPr>
          <w:t xml:space="preserve">của </w:t>
        </w:r>
      </w:ins>
      <w:r w:rsidRPr="00DA758B">
        <w:rPr>
          <w:sz w:val="28"/>
          <w:szCs w:val="28"/>
        </w:rPr>
        <w:t>Quy chế này </w:t>
      </w:r>
      <w:r w:rsidR="00DC0F5C" w:rsidRPr="00DA758B">
        <w:rPr>
          <w:sz w:val="28"/>
          <w:szCs w:val="28"/>
        </w:rPr>
        <w:t>trong trư</w:t>
      </w:r>
      <w:r w:rsidR="00DC0F5C" w:rsidRPr="00DA758B">
        <w:rPr>
          <w:sz w:val="28"/>
          <w:szCs w:val="28"/>
          <w:lang w:val="vi-VN"/>
        </w:rPr>
        <w:t>ờng hợp nhận được y</w:t>
      </w:r>
      <w:r w:rsidR="00DC0F5C" w:rsidRPr="00DA758B">
        <w:rPr>
          <w:sz w:val="28"/>
          <w:szCs w:val="28"/>
        </w:rPr>
        <w:t>êu c</w:t>
      </w:r>
      <w:r w:rsidR="00DC0F5C" w:rsidRPr="00DA758B">
        <w:rPr>
          <w:sz w:val="28"/>
          <w:szCs w:val="28"/>
          <w:lang w:val="vi-VN"/>
        </w:rPr>
        <w:t>ầu, chỉ đạo của Ch</w:t>
      </w:r>
      <w:r w:rsidR="00DC0F5C" w:rsidRPr="00DA758B">
        <w:rPr>
          <w:sz w:val="28"/>
          <w:szCs w:val="28"/>
        </w:rPr>
        <w:t>ính ph</w:t>
      </w:r>
      <w:r w:rsidR="00DC0F5C" w:rsidRPr="00DA758B">
        <w:rPr>
          <w:sz w:val="28"/>
          <w:szCs w:val="28"/>
          <w:lang w:val="vi-VN"/>
        </w:rPr>
        <w:t>ủ, Thủ tướng Ch</w:t>
      </w:r>
      <w:r w:rsidR="00DC0F5C" w:rsidRPr="00DA758B">
        <w:rPr>
          <w:sz w:val="28"/>
          <w:szCs w:val="28"/>
        </w:rPr>
        <w:t>ính ph</w:t>
      </w:r>
      <w:r w:rsidR="00DC0F5C" w:rsidRPr="00DA758B">
        <w:rPr>
          <w:sz w:val="28"/>
          <w:szCs w:val="28"/>
          <w:lang w:val="vi-VN"/>
        </w:rPr>
        <w:t>ủ</w:t>
      </w:r>
      <w:r w:rsidR="00DC0F5C" w:rsidRPr="00DA758B">
        <w:rPr>
          <w:sz w:val="28"/>
          <w:szCs w:val="28"/>
        </w:rPr>
        <w:t>,</w:t>
      </w:r>
      <w:r w:rsidR="00DC0F5C" w:rsidRPr="00DA758B">
        <w:rPr>
          <w:sz w:val="28"/>
          <w:szCs w:val="28"/>
          <w:shd w:val="clear" w:color="auto" w:fill="FFFFFF"/>
        </w:rPr>
        <w:t xml:space="preserve"> cơ quan, ngư</w:t>
      </w:r>
      <w:r w:rsidR="00DC0F5C" w:rsidRPr="00DA758B">
        <w:rPr>
          <w:sz w:val="28"/>
          <w:szCs w:val="28"/>
          <w:shd w:val="clear" w:color="auto" w:fill="FFFFFF"/>
          <w:lang w:val="vi-VN"/>
        </w:rPr>
        <w:t>ời c</w:t>
      </w:r>
      <w:r w:rsidR="00DC0F5C" w:rsidRPr="00DA758B">
        <w:rPr>
          <w:sz w:val="28"/>
          <w:szCs w:val="28"/>
          <w:shd w:val="clear" w:color="auto" w:fill="FFFFFF"/>
        </w:rPr>
        <w:t>ó th</w:t>
      </w:r>
      <w:r w:rsidR="00DC0F5C" w:rsidRPr="00DA758B">
        <w:rPr>
          <w:sz w:val="28"/>
          <w:szCs w:val="28"/>
          <w:shd w:val="clear" w:color="auto" w:fill="FFFFFF"/>
          <w:lang w:val="vi-VN"/>
        </w:rPr>
        <w:t xml:space="preserve">ẩm quyền </w:t>
      </w:r>
      <w:r w:rsidR="00DC0F5C" w:rsidRPr="00DA758B">
        <w:rPr>
          <w:sz w:val="28"/>
          <w:szCs w:val="28"/>
          <w:lang w:val="vi-VN"/>
        </w:rPr>
        <w:t>hoặc khi văn bản đ</w:t>
      </w:r>
      <w:r w:rsidR="00DC0F5C" w:rsidRPr="00DA758B">
        <w:rPr>
          <w:sz w:val="28"/>
          <w:szCs w:val="28"/>
        </w:rPr>
        <w:t>ã đư</w:t>
      </w:r>
      <w:r w:rsidR="00DC0F5C" w:rsidRPr="00DA758B">
        <w:rPr>
          <w:sz w:val="28"/>
          <w:szCs w:val="28"/>
          <w:lang w:val="vi-VN"/>
        </w:rPr>
        <w:t xml:space="preserve">ợc </w:t>
      </w:r>
      <w:r w:rsidR="00DC0F5C" w:rsidRPr="00DA758B">
        <w:rPr>
          <w:sz w:val="28"/>
          <w:szCs w:val="28"/>
        </w:rPr>
        <w:t>B</w:t>
      </w:r>
      <w:r w:rsidR="00DC0F5C" w:rsidRPr="00DA758B">
        <w:rPr>
          <w:sz w:val="28"/>
          <w:szCs w:val="28"/>
          <w:lang w:val="vi-VN"/>
        </w:rPr>
        <w:t>ộ trưởng</w:t>
      </w:r>
      <w:r w:rsidR="00DC0F5C" w:rsidRPr="00DA758B">
        <w:rPr>
          <w:sz w:val="28"/>
          <w:szCs w:val="28"/>
        </w:rPr>
        <w:t xml:space="preserve"> </w:t>
      </w:r>
      <w:r w:rsidR="00DC0F5C" w:rsidRPr="00DA758B">
        <w:rPr>
          <w:sz w:val="28"/>
          <w:szCs w:val="28"/>
          <w:lang w:val="vi-VN"/>
        </w:rPr>
        <w:t>Bộ Tư ph</w:t>
      </w:r>
      <w:r w:rsidR="00DC0F5C" w:rsidRPr="00DA758B">
        <w:rPr>
          <w:sz w:val="28"/>
          <w:szCs w:val="28"/>
        </w:rPr>
        <w:t xml:space="preserve">áp </w:t>
      </w:r>
      <w:r w:rsidR="00DC0F5C" w:rsidRPr="00DA758B">
        <w:rPr>
          <w:sz w:val="28"/>
          <w:szCs w:val="28"/>
          <w:lang w:val="vi-VN"/>
        </w:rPr>
        <w:t xml:space="preserve">tự kiểm tra nhưng </w:t>
      </w:r>
      <w:r w:rsidR="00DC0F5C" w:rsidRPr="00DA758B">
        <w:rPr>
          <w:sz w:val="28"/>
          <w:szCs w:val="28"/>
        </w:rPr>
        <w:t>Bộ trưởng, Chủ nhiệm Văn phòng Chính phủ v</w:t>
      </w:r>
      <w:r w:rsidR="00DC0F5C" w:rsidRPr="00DA758B">
        <w:rPr>
          <w:sz w:val="28"/>
          <w:szCs w:val="28"/>
          <w:lang w:val="vi-VN"/>
        </w:rPr>
        <w:t>ẫn nhận được kiến nghị, phản </w:t>
      </w:r>
      <w:r w:rsidR="00DC0F5C" w:rsidRPr="00DA758B">
        <w:rPr>
          <w:sz w:val="28"/>
          <w:szCs w:val="28"/>
        </w:rPr>
        <w:t>ánh</w:t>
      </w:r>
      <w:r>
        <w:rPr>
          <w:sz w:val="28"/>
          <w:szCs w:val="28"/>
        </w:rPr>
        <w:t>;</w:t>
      </w:r>
      <w:r w:rsidR="00DC0F5C" w:rsidRPr="00DA758B">
        <w:rPr>
          <w:sz w:val="28"/>
          <w:szCs w:val="28"/>
        </w:rPr>
        <w:t xml:space="preserve">  </w:t>
      </w:r>
    </w:p>
    <w:p w:rsidR="00DC0F5C" w:rsidRPr="00DA758B" w:rsidRDefault="00E165C4" w:rsidP="004C0ED2">
      <w:pPr>
        <w:spacing w:before="240" w:after="0" w:line="240" w:lineRule="auto"/>
        <w:ind w:firstLine="567"/>
        <w:jc w:val="both"/>
        <w:rPr>
          <w:rFonts w:cs="Times New Roman"/>
          <w:szCs w:val="28"/>
        </w:rPr>
      </w:pPr>
      <w:r>
        <w:rPr>
          <w:rFonts w:cs="Times New Roman"/>
          <w:szCs w:val="28"/>
          <w:lang w:val="en"/>
        </w:rPr>
        <w:t>b)</w:t>
      </w:r>
      <w:r w:rsidR="00DC0F5C" w:rsidRPr="00DA758B">
        <w:rPr>
          <w:rFonts w:cs="Times New Roman"/>
          <w:szCs w:val="28"/>
          <w:lang w:val="en"/>
        </w:rPr>
        <w:t xml:space="preserve"> Văn b</w:t>
      </w:r>
      <w:r w:rsidR="00DC0F5C" w:rsidRPr="00DA758B">
        <w:rPr>
          <w:rFonts w:cs="Times New Roman"/>
          <w:szCs w:val="28"/>
          <w:lang w:val="vi-VN"/>
        </w:rPr>
        <w:t xml:space="preserve">ản </w:t>
      </w:r>
      <w:r w:rsidR="00DC0F5C" w:rsidRPr="00DA758B">
        <w:rPr>
          <w:rFonts w:cs="Times New Roman"/>
          <w:szCs w:val="28"/>
        </w:rPr>
        <w:t>có dấu hiệu chứa quy phạm pháp luật nhưng không được ban hành đúng thẩm quyền, hình thức, trình tự, thủ tục.</w:t>
      </w:r>
    </w:p>
    <w:p w:rsidR="00DC0F5C" w:rsidRPr="00AE5626" w:rsidRDefault="00DC0F5C" w:rsidP="004C0ED2">
      <w:pPr>
        <w:spacing w:after="0" w:line="240" w:lineRule="auto"/>
        <w:jc w:val="center"/>
        <w:rPr>
          <w:rFonts w:cs="Times New Roman"/>
          <w:sz w:val="2"/>
          <w:szCs w:val="2"/>
        </w:rPr>
      </w:pPr>
      <w:r w:rsidRPr="00DA758B">
        <w:rPr>
          <w:rFonts w:cs="Times New Roman"/>
          <w:b/>
          <w:szCs w:val="28"/>
        </w:rPr>
        <w:tab/>
      </w:r>
    </w:p>
    <w:p w:rsidR="00EC7443" w:rsidRPr="004C0ED2" w:rsidRDefault="00EC7443" w:rsidP="004C0ED2">
      <w:pPr>
        <w:spacing w:after="0" w:line="240" w:lineRule="auto"/>
        <w:jc w:val="center"/>
        <w:rPr>
          <w:rFonts w:cs="Times New Roman"/>
          <w:b/>
          <w:sz w:val="22"/>
          <w:szCs w:val="28"/>
          <w:shd w:val="clear" w:color="auto" w:fill="FFFFFF"/>
        </w:rPr>
      </w:pPr>
    </w:p>
    <w:p w:rsidR="00DC0F5C" w:rsidRPr="00DA758B" w:rsidRDefault="00DC0F5C" w:rsidP="004C0ED2">
      <w:pPr>
        <w:spacing w:after="0" w:line="240" w:lineRule="auto"/>
        <w:jc w:val="center"/>
        <w:rPr>
          <w:rFonts w:cs="Times New Roman"/>
          <w:b/>
          <w:szCs w:val="28"/>
          <w:shd w:val="clear" w:color="auto" w:fill="FFFFFF"/>
        </w:rPr>
      </w:pPr>
      <w:r w:rsidRPr="00DA758B">
        <w:rPr>
          <w:rFonts w:cs="Times New Roman"/>
          <w:b/>
          <w:szCs w:val="28"/>
          <w:shd w:val="clear" w:color="auto" w:fill="FFFFFF"/>
        </w:rPr>
        <w:t>Mục 2</w:t>
      </w:r>
    </w:p>
    <w:p w:rsidR="00DC0F5C" w:rsidRPr="00DA758B" w:rsidRDefault="00DC0F5C" w:rsidP="004C0ED2">
      <w:pPr>
        <w:spacing w:after="0" w:line="240" w:lineRule="auto"/>
        <w:jc w:val="center"/>
        <w:rPr>
          <w:rFonts w:cs="Times New Roman"/>
          <w:b/>
          <w:szCs w:val="28"/>
        </w:rPr>
      </w:pPr>
      <w:r w:rsidRPr="00DA758B">
        <w:rPr>
          <w:rFonts w:cs="Times New Roman"/>
          <w:b/>
          <w:szCs w:val="28"/>
          <w:shd w:val="clear" w:color="auto" w:fill="FFFFFF"/>
        </w:rPr>
        <w:t>QUY TRÌNH TỰ KIỂM TRA VĂN BẢN</w:t>
      </w:r>
    </w:p>
    <w:p w:rsidR="00DC0F5C" w:rsidRPr="00DA758B" w:rsidRDefault="00DC0F5C" w:rsidP="004C0ED2">
      <w:pPr>
        <w:spacing w:before="200" w:after="0" w:line="240" w:lineRule="auto"/>
        <w:ind w:firstLine="567"/>
        <w:jc w:val="both"/>
        <w:rPr>
          <w:rFonts w:cs="Times New Roman"/>
          <w:b/>
          <w:szCs w:val="28"/>
        </w:rPr>
      </w:pPr>
      <w:r w:rsidRPr="00DA758B">
        <w:rPr>
          <w:rFonts w:cs="Times New Roman"/>
          <w:b/>
          <w:szCs w:val="28"/>
        </w:rPr>
        <w:t>Điều 1</w:t>
      </w:r>
      <w:r w:rsidR="00991E47">
        <w:rPr>
          <w:rFonts w:cs="Times New Roman"/>
          <w:b/>
          <w:szCs w:val="28"/>
        </w:rPr>
        <w:t>0</w:t>
      </w:r>
      <w:r w:rsidRPr="00DA758B">
        <w:rPr>
          <w:rFonts w:cs="Times New Roman"/>
          <w:b/>
          <w:szCs w:val="28"/>
        </w:rPr>
        <w:t>. Tổ chức tự kiểm tra văn bản</w:t>
      </w:r>
    </w:p>
    <w:p w:rsidR="00DC0F5C" w:rsidRPr="00874B84" w:rsidRDefault="00DC0F5C" w:rsidP="004C0ED2">
      <w:pPr>
        <w:spacing w:before="200" w:after="0" w:line="240" w:lineRule="auto"/>
        <w:ind w:firstLine="567"/>
        <w:jc w:val="both"/>
        <w:rPr>
          <w:strike/>
          <w:szCs w:val="28"/>
        </w:rPr>
      </w:pPr>
      <w:r w:rsidRPr="00DA758B">
        <w:rPr>
          <w:rFonts w:cs="Times New Roman"/>
          <w:szCs w:val="28"/>
        </w:rPr>
        <w:t>Khi có căn cứ</w:t>
      </w:r>
      <w:r w:rsidR="00950FB2">
        <w:rPr>
          <w:rFonts w:cs="Times New Roman"/>
          <w:szCs w:val="28"/>
        </w:rPr>
        <w:t xml:space="preserve"> thực hiện tự kiểm tra văn bản</w:t>
      </w:r>
      <w:r w:rsidRPr="00DA758B">
        <w:rPr>
          <w:rFonts w:cs="Times New Roman"/>
          <w:szCs w:val="28"/>
        </w:rPr>
        <w:t xml:space="preserve">, tổ chức </w:t>
      </w:r>
      <w:r w:rsidR="003A745B">
        <w:rPr>
          <w:rFonts w:cs="Times New Roman"/>
          <w:szCs w:val="28"/>
        </w:rPr>
        <w:t>thuộc</w:t>
      </w:r>
      <w:r w:rsidR="003A6568">
        <w:rPr>
          <w:rFonts w:cs="Times New Roman"/>
          <w:szCs w:val="28"/>
        </w:rPr>
        <w:t>, trực thuộc</w:t>
      </w:r>
      <w:r w:rsidR="003A745B">
        <w:rPr>
          <w:rFonts w:cs="Times New Roman"/>
          <w:szCs w:val="28"/>
        </w:rPr>
        <w:t xml:space="preserve"> bộ, cơ quan ngang bộ </w:t>
      </w:r>
      <w:r w:rsidRPr="00DA758B">
        <w:rPr>
          <w:rFonts w:cs="Times New Roman"/>
          <w:szCs w:val="28"/>
        </w:rPr>
        <w:t xml:space="preserve">được phân công </w:t>
      </w:r>
      <w:r w:rsidR="003A6568" w:rsidRPr="00DA758B">
        <w:rPr>
          <w:rFonts w:cs="Times New Roman"/>
          <w:szCs w:val="28"/>
          <w:shd w:val="clear" w:color="auto" w:fill="FFFFFF"/>
          <w:lang w:val="vi-VN"/>
        </w:rPr>
        <w:t>gi</w:t>
      </w:r>
      <w:r w:rsidR="003A6568" w:rsidRPr="00DA758B">
        <w:rPr>
          <w:rFonts w:cs="Times New Roman"/>
          <w:szCs w:val="28"/>
          <w:shd w:val="clear" w:color="auto" w:fill="FFFFFF"/>
        </w:rPr>
        <w:t>úp B</w:t>
      </w:r>
      <w:r w:rsidR="003A6568" w:rsidRPr="00DA758B">
        <w:rPr>
          <w:rFonts w:cs="Times New Roman"/>
          <w:szCs w:val="28"/>
          <w:shd w:val="clear" w:color="auto" w:fill="FFFFFF"/>
          <w:lang w:val="vi-VN"/>
        </w:rPr>
        <w:t xml:space="preserve">ộ trưởng, Thủ trưởng cơ quan ngang </w:t>
      </w:r>
      <w:r w:rsidR="003A6568" w:rsidRPr="003075FB">
        <w:rPr>
          <w:rFonts w:cs="Times New Roman"/>
          <w:szCs w:val="28"/>
          <w:shd w:val="clear" w:color="auto" w:fill="FFFFFF"/>
          <w:lang w:val="vi-VN"/>
        </w:rPr>
        <w:t xml:space="preserve">bộ thực hiện </w:t>
      </w:r>
      <w:r w:rsidRPr="003075FB">
        <w:rPr>
          <w:rFonts w:cs="Times New Roman"/>
          <w:szCs w:val="28"/>
        </w:rPr>
        <w:t xml:space="preserve">tự kiểm tra văn bản theo các nội dung quy định tại </w:t>
      </w:r>
      <w:r w:rsidR="00D92B6D" w:rsidRPr="003075FB">
        <w:rPr>
          <w:rFonts w:cs="Times New Roman"/>
          <w:szCs w:val="28"/>
        </w:rPr>
        <w:t>các khoản 1, 2,</w:t>
      </w:r>
      <w:r w:rsidR="00D92B6D">
        <w:rPr>
          <w:rFonts w:cs="Times New Roman"/>
          <w:szCs w:val="28"/>
        </w:rPr>
        <w:t xml:space="preserve"> 3 và </w:t>
      </w:r>
      <w:del w:id="32" w:author="CKTVB" w:date="2025-12-22T11:44:00Z">
        <w:r w:rsidR="00D92B6D" w:rsidDel="005A222B">
          <w:rPr>
            <w:rFonts w:cs="Times New Roman"/>
            <w:szCs w:val="28"/>
          </w:rPr>
          <w:delText xml:space="preserve">khoản </w:delText>
        </w:r>
      </w:del>
      <w:r w:rsidR="00D92B6D">
        <w:rPr>
          <w:rFonts w:cs="Times New Roman"/>
          <w:szCs w:val="28"/>
        </w:rPr>
        <w:t xml:space="preserve">4 </w:t>
      </w:r>
      <w:r w:rsidRPr="00DA758B">
        <w:rPr>
          <w:rFonts w:cs="Times New Roman"/>
          <w:szCs w:val="28"/>
        </w:rPr>
        <w:t xml:space="preserve">Điều 5 </w:t>
      </w:r>
      <w:ins w:id="33" w:author="CKTVB" w:date="2025-12-22T11:45:00Z">
        <w:r w:rsidR="005A222B">
          <w:rPr>
            <w:rFonts w:cs="Times New Roman"/>
            <w:szCs w:val="28"/>
          </w:rPr>
          <w:t xml:space="preserve">của </w:t>
        </w:r>
      </w:ins>
      <w:r w:rsidRPr="00DA758B">
        <w:rPr>
          <w:rFonts w:cs="Times New Roman"/>
          <w:iCs/>
          <w:szCs w:val="28"/>
        </w:rPr>
        <w:t xml:space="preserve">Nghị định số </w:t>
      </w:r>
      <w:hyperlink r:id="rId15" w:tgtFrame="_blank" w:history="1">
        <w:r w:rsidRPr="00DA758B">
          <w:rPr>
            <w:rStyle w:val="Hyperlink"/>
            <w:rFonts w:cs="Times New Roman"/>
            <w:iCs/>
            <w:color w:val="auto"/>
            <w:szCs w:val="28"/>
            <w:u w:val="none"/>
          </w:rPr>
          <w:t>79/2025/NĐ-CP</w:t>
        </w:r>
      </w:hyperlink>
      <w:r w:rsidR="007E3EDB" w:rsidRPr="00DA758B">
        <w:rPr>
          <w:rStyle w:val="Hyperlink"/>
          <w:rFonts w:cs="Times New Roman"/>
          <w:iCs/>
          <w:color w:val="auto"/>
          <w:szCs w:val="28"/>
          <w:u w:val="none"/>
        </w:rPr>
        <w:t>.</w:t>
      </w:r>
      <w:r w:rsidRPr="00DA758B">
        <w:rPr>
          <w:rFonts w:cs="Times New Roman"/>
          <w:szCs w:val="28"/>
          <w:shd w:val="clear" w:color="auto" w:fill="FFFFFF"/>
        </w:rPr>
        <w:t xml:space="preserve"> </w:t>
      </w:r>
      <w:r w:rsidR="003A6568">
        <w:rPr>
          <w:rFonts w:cs="Times New Roman"/>
          <w:szCs w:val="28"/>
          <w:shd w:val="clear" w:color="auto" w:fill="FFFFFF"/>
        </w:rPr>
        <w:t xml:space="preserve"> </w:t>
      </w:r>
    </w:p>
    <w:p w:rsidR="00DC0F5C" w:rsidRPr="00DA758B" w:rsidRDefault="00DC0F5C" w:rsidP="004C0ED2">
      <w:pPr>
        <w:spacing w:before="200" w:after="0" w:line="240" w:lineRule="auto"/>
        <w:ind w:firstLine="567"/>
        <w:jc w:val="both"/>
        <w:rPr>
          <w:rFonts w:cs="Times New Roman"/>
          <w:b/>
          <w:szCs w:val="28"/>
        </w:rPr>
      </w:pPr>
      <w:r w:rsidRPr="00DA758B">
        <w:rPr>
          <w:rFonts w:cs="Times New Roman"/>
          <w:b/>
          <w:szCs w:val="28"/>
        </w:rPr>
        <w:t>Điều 1</w:t>
      </w:r>
      <w:r w:rsidR="00991E47">
        <w:rPr>
          <w:rFonts w:cs="Times New Roman"/>
          <w:b/>
          <w:szCs w:val="28"/>
        </w:rPr>
        <w:t>1</w:t>
      </w:r>
      <w:r w:rsidRPr="00DA758B">
        <w:rPr>
          <w:rFonts w:cs="Times New Roman"/>
          <w:b/>
          <w:szCs w:val="28"/>
        </w:rPr>
        <w:t>. Tổ chức họp, lấy ý kiến phục vụ tự kiểm tra văn bản</w:t>
      </w:r>
    </w:p>
    <w:p w:rsidR="00DC0F5C" w:rsidRPr="00DA758B" w:rsidRDefault="00DC0F5C" w:rsidP="004C0ED2">
      <w:pPr>
        <w:spacing w:before="200" w:after="0" w:line="240" w:lineRule="auto"/>
        <w:ind w:firstLine="567"/>
        <w:jc w:val="both"/>
        <w:rPr>
          <w:rFonts w:cs="Times New Roman"/>
          <w:szCs w:val="28"/>
          <w:shd w:val="clear" w:color="auto" w:fill="FFFFFF"/>
        </w:rPr>
      </w:pPr>
      <w:r w:rsidRPr="00DA758B">
        <w:rPr>
          <w:rFonts w:cs="Times New Roman"/>
          <w:iCs/>
          <w:szCs w:val="28"/>
        </w:rPr>
        <w:t xml:space="preserve">1. Trường hợp cần thiết, </w:t>
      </w:r>
      <w:r w:rsidRPr="00DA758B">
        <w:rPr>
          <w:rFonts w:cs="Times New Roman"/>
          <w:szCs w:val="28"/>
          <w:shd w:val="clear" w:color="auto" w:fill="FFFFFF"/>
        </w:rPr>
        <w:t>t</w:t>
      </w:r>
      <w:r w:rsidRPr="00DA758B">
        <w:rPr>
          <w:rFonts w:cs="Times New Roman"/>
          <w:szCs w:val="28"/>
          <w:shd w:val="clear" w:color="auto" w:fill="FFFFFF"/>
          <w:lang w:val="vi-VN"/>
        </w:rPr>
        <w:t xml:space="preserve">ổ chức thuộc, trực thuộc bộ, cơ quan ngang bộ </w:t>
      </w:r>
      <w:r w:rsidRPr="00DA758B">
        <w:rPr>
          <w:rFonts w:cs="Times New Roman"/>
          <w:szCs w:val="28"/>
          <w:shd w:val="clear" w:color="auto" w:fill="FFFFFF"/>
        </w:rPr>
        <w:t xml:space="preserve">được phân công </w:t>
      </w:r>
      <w:r w:rsidRPr="00DA758B">
        <w:rPr>
          <w:rFonts w:cs="Times New Roman"/>
          <w:szCs w:val="28"/>
          <w:shd w:val="clear" w:color="auto" w:fill="FFFFFF"/>
          <w:lang w:val="vi-VN"/>
        </w:rPr>
        <w:t>gi</w:t>
      </w:r>
      <w:r w:rsidRPr="00DA758B">
        <w:rPr>
          <w:rFonts w:cs="Times New Roman"/>
          <w:szCs w:val="28"/>
          <w:shd w:val="clear" w:color="auto" w:fill="FFFFFF"/>
        </w:rPr>
        <w:t>úp B</w:t>
      </w:r>
      <w:r w:rsidRPr="00DA758B">
        <w:rPr>
          <w:rFonts w:cs="Times New Roman"/>
          <w:szCs w:val="28"/>
          <w:shd w:val="clear" w:color="auto" w:fill="FFFFFF"/>
          <w:lang w:val="vi-VN"/>
        </w:rPr>
        <w:t>ộ trưởng, Thủ trưởng cơ quan ngang bộ thực hiện tự kiểm tra văn bản</w:t>
      </w:r>
      <w:r w:rsidRPr="00DA758B">
        <w:rPr>
          <w:rFonts w:cs="Times New Roman"/>
          <w:szCs w:val="28"/>
          <w:shd w:val="clear" w:color="auto" w:fill="FFFFFF"/>
        </w:rPr>
        <w:t xml:space="preserve"> tổ chức họp để trao đổi, thảo luận hoặc </w:t>
      </w:r>
      <w:r w:rsidR="00936437">
        <w:rPr>
          <w:rFonts w:cs="Times New Roman"/>
          <w:szCs w:val="28"/>
          <w:shd w:val="clear" w:color="auto" w:fill="FFFFFF"/>
        </w:rPr>
        <w:t xml:space="preserve">tổ chức </w:t>
      </w:r>
      <w:r w:rsidRPr="00DA758B">
        <w:rPr>
          <w:rFonts w:cs="Times New Roman"/>
          <w:szCs w:val="28"/>
          <w:shd w:val="clear" w:color="auto" w:fill="FFFFFF"/>
        </w:rPr>
        <w:t xml:space="preserve">lấy ý kiến các cơ quan, đơn vị, tổ chức, chuyên gia về văn bản được kiểm tra. </w:t>
      </w:r>
    </w:p>
    <w:p w:rsidR="00DC0F5C" w:rsidRPr="00DA758B" w:rsidRDefault="00DC0F5C" w:rsidP="004C0ED2">
      <w:pPr>
        <w:spacing w:before="200" w:after="0" w:line="240" w:lineRule="auto"/>
        <w:ind w:firstLine="567"/>
        <w:jc w:val="both"/>
        <w:rPr>
          <w:rFonts w:cs="Times New Roman"/>
          <w:szCs w:val="28"/>
          <w:shd w:val="clear" w:color="auto" w:fill="FFFFFF"/>
        </w:rPr>
      </w:pPr>
      <w:r w:rsidRPr="00DA758B">
        <w:rPr>
          <w:rFonts w:cs="Times New Roman"/>
          <w:szCs w:val="28"/>
          <w:shd w:val="clear" w:color="auto" w:fill="FFFFFF"/>
        </w:rPr>
        <w:t>Đối với những vấn đề</w:t>
      </w:r>
      <w:r w:rsidR="00950FB2">
        <w:rPr>
          <w:rFonts w:cs="Times New Roman"/>
          <w:szCs w:val="28"/>
          <w:shd w:val="clear" w:color="auto" w:fill="FFFFFF"/>
        </w:rPr>
        <w:t xml:space="preserve"> có</w:t>
      </w:r>
      <w:r w:rsidRPr="00DA758B">
        <w:rPr>
          <w:rFonts w:cs="Times New Roman"/>
          <w:szCs w:val="28"/>
          <w:shd w:val="clear" w:color="auto" w:fill="FFFFFF"/>
        </w:rPr>
        <w:t xml:space="preserve"> nội dung phức tạp, còn ý kiến khác nhau, đã phối hợp xử lý nhưng không thống nhất thì Bộ trưởng, Thủ trưởng cơ quan ngang bộ </w:t>
      </w:r>
      <w:r w:rsidR="00FD7F86" w:rsidRPr="00DA758B">
        <w:rPr>
          <w:szCs w:val="28"/>
          <w:shd w:val="clear" w:color="auto" w:fill="FFFFFF"/>
        </w:rPr>
        <w:t xml:space="preserve">có trách nhiệm tự kiểm tra văn bản </w:t>
      </w:r>
      <w:r w:rsidRPr="00DA758B">
        <w:rPr>
          <w:rFonts w:cs="Times New Roman"/>
          <w:szCs w:val="28"/>
          <w:shd w:val="clear" w:color="auto" w:fill="FFFFFF"/>
        </w:rPr>
        <w:t xml:space="preserve">trực tiếp </w:t>
      </w:r>
      <w:r w:rsidR="009A56F2">
        <w:rPr>
          <w:rFonts w:cs="Times New Roman"/>
          <w:szCs w:val="28"/>
          <w:shd w:val="clear" w:color="auto" w:fill="FFFFFF"/>
        </w:rPr>
        <w:t xml:space="preserve">họp, </w:t>
      </w:r>
      <w:r w:rsidRPr="00DA758B">
        <w:rPr>
          <w:rFonts w:cs="Times New Roman"/>
          <w:szCs w:val="28"/>
          <w:shd w:val="clear" w:color="auto" w:fill="FFFFFF"/>
        </w:rPr>
        <w:t xml:space="preserve">làm việc với Bộ trưởng, Thủ trưởng cơ quan ngang bộ, </w:t>
      </w:r>
      <w:r w:rsidR="00B57C83">
        <w:rPr>
          <w:rFonts w:cs="Times New Roman"/>
          <w:szCs w:val="28"/>
          <w:shd w:val="clear" w:color="auto" w:fill="FFFFFF"/>
        </w:rPr>
        <w:t xml:space="preserve">cơ quan, </w:t>
      </w:r>
      <w:r w:rsidRPr="00DA758B">
        <w:rPr>
          <w:rFonts w:cs="Times New Roman"/>
          <w:szCs w:val="28"/>
          <w:shd w:val="clear" w:color="auto" w:fill="FFFFFF"/>
        </w:rPr>
        <w:t>tổ chức, đơn vị, cá nhân có liên quan để xem xét, quyết định.</w:t>
      </w:r>
      <w:r w:rsidR="00FD7F86">
        <w:rPr>
          <w:rFonts w:cs="Times New Roman"/>
          <w:szCs w:val="28"/>
          <w:shd w:val="clear" w:color="auto" w:fill="FFFFFF"/>
        </w:rPr>
        <w:t xml:space="preserve"> </w:t>
      </w:r>
    </w:p>
    <w:p w:rsidR="00DC0F5C" w:rsidRPr="009A56F2" w:rsidRDefault="00DC0F5C" w:rsidP="004C0ED2">
      <w:pPr>
        <w:spacing w:before="200" w:after="0" w:line="240" w:lineRule="auto"/>
        <w:ind w:firstLine="567"/>
        <w:jc w:val="both"/>
        <w:rPr>
          <w:rFonts w:cs="Times New Roman"/>
          <w:szCs w:val="28"/>
          <w:shd w:val="clear" w:color="auto" w:fill="FFFFFF"/>
        </w:rPr>
      </w:pPr>
      <w:r w:rsidRPr="00DA758B">
        <w:rPr>
          <w:rFonts w:cs="Times New Roman"/>
          <w:szCs w:val="28"/>
          <w:shd w:val="clear" w:color="auto" w:fill="FFFFFF"/>
        </w:rPr>
        <w:t>2.</w:t>
      </w:r>
      <w:r w:rsidR="009A56F2">
        <w:rPr>
          <w:rFonts w:cs="Times New Roman"/>
          <w:szCs w:val="28"/>
          <w:shd w:val="clear" w:color="auto" w:fill="FFFFFF"/>
        </w:rPr>
        <w:t xml:space="preserve"> </w:t>
      </w:r>
      <w:r w:rsidRPr="00DA758B">
        <w:rPr>
          <w:szCs w:val="28"/>
        </w:rPr>
        <w:t xml:space="preserve">Trường hợp lấy ý kiến bằng văn bản thì </w:t>
      </w:r>
      <w:r w:rsidRPr="006E0921">
        <w:rPr>
          <w:szCs w:val="28"/>
        </w:rPr>
        <w:t>bộ, cơ quan ngang bộ</w:t>
      </w:r>
      <w:r w:rsidR="00934B25" w:rsidRPr="006E0921">
        <w:rPr>
          <w:szCs w:val="28"/>
        </w:rPr>
        <w:t xml:space="preserve">, cơ quan </w:t>
      </w:r>
      <w:r w:rsidRPr="006E0921">
        <w:rPr>
          <w:szCs w:val="28"/>
        </w:rPr>
        <w:t xml:space="preserve">tổ chức lấy ý kiến </w:t>
      </w:r>
      <w:r w:rsidRPr="00DA758B">
        <w:rPr>
          <w:szCs w:val="28"/>
        </w:rPr>
        <w:t xml:space="preserve">ghi rõ thời hạn trả lời nhưng không quá 07 ngày làm việc kể từ ngày gửi văn bản, trừ trường hợp văn bản có tính chất quan trọng, phức tạp thì không quá 10 ngày. </w:t>
      </w:r>
      <w:r w:rsidRPr="00AC491A">
        <w:rPr>
          <w:spacing w:val="-4"/>
          <w:szCs w:val="28"/>
        </w:rPr>
        <w:t xml:space="preserve">Cơ quan, đơn vị, tổ chức được lấy ý kiến có trách nhiệm trả lời bằng văn bản, đúng thời hạn về những nội dung thuộc phạm vi, lĩnh vực quản lý và những vấn đề liên quan khác; </w:t>
      </w:r>
      <w:r w:rsidRPr="006B6809">
        <w:rPr>
          <w:spacing w:val="-4"/>
          <w:szCs w:val="28"/>
        </w:rPr>
        <w:t>nếu quá thời hạn mà không trả lời hoặc chậm trả lời thì được xác định là đồng ý với ý kiến và đề xuất của cơ quan lấy ý kiến. Bộ, cơ quan ngang bộ, cơ quan lấy ý kiến tổng hợp, báo cáo Thủ tướng Chính phủ về trách nhiệm của các Bộ trưởng, Thủ trưởng cơ quan không trả lời hoặc chậm trả lời.</w:t>
      </w:r>
    </w:p>
    <w:p w:rsidR="00936437" w:rsidRPr="009A56F2" w:rsidRDefault="00936437" w:rsidP="004C0ED2">
      <w:pPr>
        <w:pStyle w:val="NormalWeb"/>
        <w:shd w:val="clear" w:color="auto" w:fill="FFFFFF"/>
        <w:spacing w:before="200" w:beforeAutospacing="0" w:after="0" w:afterAutospacing="0"/>
        <w:ind w:firstLine="567"/>
        <w:jc w:val="both"/>
        <w:rPr>
          <w:sz w:val="28"/>
          <w:szCs w:val="28"/>
        </w:rPr>
      </w:pPr>
      <w:r>
        <w:rPr>
          <w:sz w:val="28"/>
          <w:szCs w:val="28"/>
        </w:rPr>
        <w:lastRenderedPageBreak/>
        <w:t xml:space="preserve">Đối với văn bản quy phạm pháp luật được kiểm tra là văn bản được ban hành theo trình tự, thủ tục rút gọn hoặc trong trường hợp đặc biệt theo quy </w:t>
      </w:r>
      <w:r w:rsidRPr="009A56F2">
        <w:rPr>
          <w:sz w:val="28"/>
          <w:szCs w:val="28"/>
        </w:rPr>
        <w:t xml:space="preserve">định tại khoản 1 Điều 4 </w:t>
      </w:r>
      <w:ins w:id="34" w:author="CKTVB" w:date="2025-12-22T11:45:00Z">
        <w:r w:rsidR="005A222B">
          <w:rPr>
            <w:sz w:val="28"/>
            <w:szCs w:val="28"/>
          </w:rPr>
          <w:t xml:space="preserve">của </w:t>
        </w:r>
      </w:ins>
      <w:r w:rsidRPr="009A56F2">
        <w:rPr>
          <w:sz w:val="28"/>
          <w:szCs w:val="28"/>
        </w:rPr>
        <w:t xml:space="preserve">Quy chế này </w:t>
      </w:r>
      <w:r w:rsidR="00066AF4">
        <w:rPr>
          <w:sz w:val="28"/>
          <w:szCs w:val="28"/>
        </w:rPr>
        <w:t xml:space="preserve">và </w:t>
      </w:r>
      <w:r w:rsidR="00066AF4" w:rsidRPr="003075FB">
        <w:rPr>
          <w:spacing w:val="4"/>
          <w:sz w:val="28"/>
          <w:szCs w:val="28"/>
        </w:rPr>
        <w:t>trường hợp Chính phủ, Thủ tướng Chính phủ, cơ quan, người có thẩm quyền yêu cầu thời hạn khác</w:t>
      </w:r>
      <w:r w:rsidR="00066AF4">
        <w:rPr>
          <w:spacing w:val="4"/>
          <w:sz w:val="28"/>
          <w:szCs w:val="28"/>
        </w:rPr>
        <w:t xml:space="preserve"> theo quy định tại điểm a khoản 2 Điều 4 </w:t>
      </w:r>
      <w:ins w:id="35" w:author="CKTVB" w:date="2025-12-22T11:45:00Z">
        <w:r w:rsidR="005A222B">
          <w:rPr>
            <w:spacing w:val="4"/>
            <w:sz w:val="28"/>
            <w:szCs w:val="28"/>
          </w:rPr>
          <w:t xml:space="preserve">của </w:t>
        </w:r>
      </w:ins>
      <w:r w:rsidR="00066AF4">
        <w:rPr>
          <w:spacing w:val="4"/>
          <w:sz w:val="28"/>
          <w:szCs w:val="28"/>
        </w:rPr>
        <w:t>Quy chế này</w:t>
      </w:r>
      <w:r w:rsidR="00066AF4" w:rsidRPr="009A56F2">
        <w:rPr>
          <w:sz w:val="28"/>
          <w:szCs w:val="28"/>
        </w:rPr>
        <w:t xml:space="preserve"> </w:t>
      </w:r>
      <w:r w:rsidRPr="009A56F2">
        <w:rPr>
          <w:sz w:val="28"/>
          <w:szCs w:val="28"/>
        </w:rPr>
        <w:t xml:space="preserve">thì bộ, cơ quan ngang bộ, tổ chức lấy ý kiến xác định thời hạn trả lời bảo đảm thời hạn </w:t>
      </w:r>
      <w:r w:rsidR="007D251E">
        <w:rPr>
          <w:sz w:val="28"/>
          <w:szCs w:val="28"/>
        </w:rPr>
        <w:t xml:space="preserve">tự </w:t>
      </w:r>
      <w:r w:rsidRPr="009A56F2">
        <w:rPr>
          <w:sz w:val="28"/>
          <w:szCs w:val="28"/>
        </w:rPr>
        <w:t>kiểm tra văn bản.</w:t>
      </w:r>
    </w:p>
    <w:p w:rsidR="009A56F2" w:rsidRPr="009A56F2" w:rsidRDefault="009A56F2" w:rsidP="004C0ED2">
      <w:pPr>
        <w:pStyle w:val="NormalWeb"/>
        <w:shd w:val="clear" w:color="auto" w:fill="FFFFFF"/>
        <w:spacing w:before="200" w:beforeAutospacing="0" w:after="0" w:afterAutospacing="0"/>
        <w:ind w:firstLine="567"/>
        <w:jc w:val="both"/>
        <w:rPr>
          <w:sz w:val="28"/>
          <w:szCs w:val="28"/>
        </w:rPr>
      </w:pPr>
      <w:r w:rsidRPr="009A56F2">
        <w:rPr>
          <w:sz w:val="28"/>
          <w:szCs w:val="28"/>
        </w:rPr>
        <w:t xml:space="preserve">3. </w:t>
      </w:r>
      <w:r w:rsidR="00950FB2">
        <w:rPr>
          <w:sz w:val="28"/>
          <w:szCs w:val="28"/>
          <w:shd w:val="clear" w:color="auto" w:fill="FFFFFF"/>
        </w:rPr>
        <w:t>B</w:t>
      </w:r>
      <w:r w:rsidR="00D57841">
        <w:rPr>
          <w:sz w:val="28"/>
          <w:szCs w:val="28"/>
        </w:rPr>
        <w:t>ộ</w:t>
      </w:r>
      <w:r w:rsidRPr="009A56F2">
        <w:rPr>
          <w:sz w:val="28"/>
          <w:szCs w:val="28"/>
        </w:rPr>
        <w:t>, cơ quan ngang bộ</w:t>
      </w:r>
      <w:r w:rsidRPr="009A56F2">
        <w:rPr>
          <w:sz w:val="28"/>
          <w:szCs w:val="28"/>
          <w:shd w:val="clear" w:color="auto" w:fill="FFFFFF"/>
        </w:rPr>
        <w:t>, cơ quan, đơn vị</w:t>
      </w:r>
      <w:r w:rsidR="00D57841">
        <w:rPr>
          <w:sz w:val="28"/>
          <w:szCs w:val="28"/>
          <w:shd w:val="clear" w:color="auto" w:fill="FFFFFF"/>
        </w:rPr>
        <w:t>, tổ chức</w:t>
      </w:r>
      <w:r w:rsidR="00950FB2">
        <w:rPr>
          <w:sz w:val="28"/>
          <w:szCs w:val="28"/>
          <w:shd w:val="clear" w:color="auto" w:fill="FFFFFF"/>
        </w:rPr>
        <w:t>, cá nhân</w:t>
      </w:r>
      <w:r w:rsidRPr="009A56F2">
        <w:rPr>
          <w:sz w:val="28"/>
          <w:szCs w:val="28"/>
          <w:shd w:val="clear" w:color="auto" w:fill="FFFFFF"/>
        </w:rPr>
        <w:t xml:space="preserve"> </w:t>
      </w:r>
      <w:r w:rsidRPr="003075FB">
        <w:rPr>
          <w:sz w:val="28"/>
          <w:szCs w:val="28"/>
          <w:shd w:val="clear" w:color="auto" w:fill="FFFFFF"/>
        </w:rPr>
        <w:t>có liên quan</w:t>
      </w:r>
      <w:r w:rsidRPr="009A56F2">
        <w:rPr>
          <w:sz w:val="28"/>
          <w:szCs w:val="28"/>
          <w:shd w:val="clear" w:color="auto" w:fill="FFFFFF"/>
        </w:rPr>
        <w:t xml:space="preserve"> kịp thời phối hợp, cung cấp ý kiến, cử đại diện phù hợp tham gia các cuộc họp kiểm tra văn bản.</w:t>
      </w:r>
    </w:p>
    <w:p w:rsidR="00DC0F5C" w:rsidRPr="006B6809" w:rsidRDefault="00936437" w:rsidP="004C0ED2">
      <w:pPr>
        <w:spacing w:before="200" w:after="0" w:line="240" w:lineRule="auto"/>
        <w:ind w:firstLine="567"/>
        <w:jc w:val="both"/>
        <w:rPr>
          <w:rFonts w:cs="Times New Roman"/>
          <w:szCs w:val="28"/>
          <w:shd w:val="clear" w:color="auto" w:fill="FFFFFF"/>
        </w:rPr>
      </w:pPr>
      <w:r w:rsidRPr="006B6809">
        <w:rPr>
          <w:rFonts w:cs="Times New Roman"/>
          <w:szCs w:val="28"/>
          <w:shd w:val="clear" w:color="auto" w:fill="FFFFFF"/>
        </w:rPr>
        <w:t>4</w:t>
      </w:r>
      <w:r w:rsidR="00DC0F5C" w:rsidRPr="006B6809">
        <w:rPr>
          <w:rFonts w:cs="Times New Roman"/>
          <w:szCs w:val="28"/>
          <w:shd w:val="clear" w:color="auto" w:fill="FFFFFF"/>
        </w:rPr>
        <w:t xml:space="preserve">. Trường hợp văn bản được kiểm tra là </w:t>
      </w:r>
      <w:r w:rsidR="00DC0F5C" w:rsidRPr="006B6809">
        <w:rPr>
          <w:rFonts w:cs="Times New Roman"/>
          <w:szCs w:val="28"/>
        </w:rPr>
        <w:t xml:space="preserve">nghị quyết liên tịch giữa </w:t>
      </w:r>
      <w:r w:rsidR="004C0ED2">
        <w:rPr>
          <w:rFonts w:cs="Times New Roman"/>
          <w:szCs w:val="28"/>
        </w:rPr>
        <w:t>Ủy</w:t>
      </w:r>
      <w:r w:rsidR="00813908" w:rsidRPr="006B6809">
        <w:rPr>
          <w:rFonts w:cs="Times New Roman"/>
          <w:szCs w:val="28"/>
        </w:rPr>
        <w:t xml:space="preserve"> ban Thường vụ Quốc hội, </w:t>
      </w:r>
      <w:r w:rsidR="00DC0F5C" w:rsidRPr="006B6809">
        <w:rPr>
          <w:rFonts w:cs="Times New Roman"/>
          <w:szCs w:val="28"/>
        </w:rPr>
        <w:t>Chính phủ</w:t>
      </w:r>
      <w:r w:rsidR="00813908" w:rsidRPr="006B6809">
        <w:rPr>
          <w:rFonts w:cs="Times New Roman"/>
          <w:szCs w:val="28"/>
        </w:rPr>
        <w:t xml:space="preserve">, </w:t>
      </w:r>
      <w:r w:rsidR="00DC0F5C" w:rsidRPr="006B6809">
        <w:rPr>
          <w:rFonts w:cs="Times New Roman"/>
          <w:szCs w:val="28"/>
        </w:rPr>
        <w:t xml:space="preserve">Đoàn Chủ tịch Ủy ban Trung ương Mặt trận Tổ quốc Việt Nam, </w:t>
      </w:r>
      <w:r w:rsidR="006E0921" w:rsidRPr="006B6809">
        <w:rPr>
          <w:spacing w:val="-4"/>
          <w:szCs w:val="28"/>
        </w:rPr>
        <w:t>bộ, cơ quan ngang bộ, cơ quan tổ chức</w:t>
      </w:r>
      <w:r w:rsidR="002A4537" w:rsidRPr="006B6809">
        <w:rPr>
          <w:szCs w:val="28"/>
        </w:rPr>
        <w:t xml:space="preserve"> </w:t>
      </w:r>
      <w:r w:rsidR="006B6809">
        <w:rPr>
          <w:rFonts w:cs="Times New Roman"/>
          <w:szCs w:val="28"/>
        </w:rPr>
        <w:t>xin</w:t>
      </w:r>
      <w:r w:rsidR="00DC0F5C" w:rsidRPr="006B6809">
        <w:rPr>
          <w:rFonts w:cs="Times New Roman"/>
          <w:szCs w:val="28"/>
        </w:rPr>
        <w:t xml:space="preserve"> ý kiến bằng</w:t>
      </w:r>
      <w:r w:rsidR="006E0921" w:rsidRPr="006B6809">
        <w:rPr>
          <w:rFonts w:cs="Times New Roman"/>
          <w:szCs w:val="28"/>
        </w:rPr>
        <w:t xml:space="preserve"> </w:t>
      </w:r>
      <w:r w:rsidR="00DC0F5C" w:rsidRPr="006B6809">
        <w:rPr>
          <w:rFonts w:cs="Times New Roman"/>
          <w:szCs w:val="28"/>
        </w:rPr>
        <w:t xml:space="preserve">văn bản hoặc mời đại diện của </w:t>
      </w:r>
      <w:r w:rsidR="004C0ED2">
        <w:rPr>
          <w:rFonts w:cs="Times New Roman"/>
          <w:szCs w:val="28"/>
        </w:rPr>
        <w:t>Ủy</w:t>
      </w:r>
      <w:r w:rsidR="006B6809">
        <w:rPr>
          <w:rFonts w:cs="Times New Roman"/>
          <w:szCs w:val="28"/>
        </w:rPr>
        <w:t xml:space="preserve"> ban Thường vụ Quốc hội, </w:t>
      </w:r>
      <w:r w:rsidR="00DC0F5C" w:rsidRPr="006B6809">
        <w:rPr>
          <w:rFonts w:cs="Times New Roman"/>
          <w:szCs w:val="28"/>
        </w:rPr>
        <w:t xml:space="preserve">Ủy ban Trung ương </w:t>
      </w:r>
      <w:r w:rsidR="00DC0F5C" w:rsidRPr="004C0ED2">
        <w:rPr>
          <w:rFonts w:cs="Times New Roman"/>
          <w:spacing w:val="-4"/>
          <w:szCs w:val="28"/>
        </w:rPr>
        <w:t>Mặt trận Tổ quốc Việt Nam dự cuộc họp kiểm tra văn bản quy định tại khoản 1</w:t>
      </w:r>
      <w:r w:rsidR="00DC0F5C" w:rsidRPr="006B6809">
        <w:rPr>
          <w:rFonts w:cs="Times New Roman"/>
          <w:szCs w:val="28"/>
        </w:rPr>
        <w:t xml:space="preserve"> Điều này.</w:t>
      </w:r>
    </w:p>
    <w:p w:rsidR="00DC0F5C" w:rsidRPr="00DA758B" w:rsidRDefault="00DC0F5C" w:rsidP="004C0ED2">
      <w:pPr>
        <w:spacing w:before="200" w:after="0" w:line="240" w:lineRule="auto"/>
        <w:ind w:firstLine="567"/>
        <w:jc w:val="both"/>
        <w:rPr>
          <w:rFonts w:cs="Times New Roman"/>
          <w:b/>
          <w:szCs w:val="28"/>
        </w:rPr>
      </w:pPr>
      <w:r w:rsidRPr="00DA758B">
        <w:rPr>
          <w:rFonts w:cs="Times New Roman"/>
          <w:b/>
          <w:szCs w:val="28"/>
        </w:rPr>
        <w:t>Điều 1</w:t>
      </w:r>
      <w:r w:rsidR="00991E47">
        <w:rPr>
          <w:rFonts w:cs="Times New Roman"/>
          <w:b/>
          <w:szCs w:val="28"/>
        </w:rPr>
        <w:t>2</w:t>
      </w:r>
      <w:r w:rsidRPr="00DA758B">
        <w:rPr>
          <w:rFonts w:cs="Times New Roman"/>
          <w:b/>
          <w:szCs w:val="28"/>
        </w:rPr>
        <w:t xml:space="preserve">. Đề nghị cung cấp hồ sơ, thông tin, tài liệu phục vụ tự kiểm tra văn bản </w:t>
      </w:r>
    </w:p>
    <w:p w:rsidR="00DC0F5C" w:rsidRPr="00DA758B" w:rsidRDefault="00DC0F5C" w:rsidP="004C0ED2">
      <w:pPr>
        <w:spacing w:before="200" w:after="0" w:line="240" w:lineRule="auto"/>
        <w:ind w:firstLine="567"/>
        <w:jc w:val="both"/>
        <w:rPr>
          <w:rFonts w:cs="Times New Roman"/>
          <w:szCs w:val="28"/>
        </w:rPr>
      </w:pPr>
      <w:r w:rsidRPr="004C0ED2">
        <w:rPr>
          <w:rFonts w:cs="Times New Roman"/>
          <w:spacing w:val="-4"/>
          <w:szCs w:val="28"/>
        </w:rPr>
        <w:t>1. Trường hợp thực hiện kiểm tra văn bản quy định tại các Điều 8</w:t>
      </w:r>
      <w:r w:rsidR="00991E47" w:rsidRPr="004C0ED2">
        <w:rPr>
          <w:rFonts w:cs="Times New Roman"/>
          <w:spacing w:val="-4"/>
          <w:szCs w:val="28"/>
        </w:rPr>
        <w:t xml:space="preserve"> và Điều </w:t>
      </w:r>
      <w:r w:rsidRPr="004C0ED2">
        <w:rPr>
          <w:rFonts w:cs="Times New Roman"/>
          <w:spacing w:val="-4"/>
          <w:szCs w:val="28"/>
        </w:rPr>
        <w:t>9</w:t>
      </w:r>
      <w:r w:rsidRPr="00DA758B">
        <w:rPr>
          <w:rFonts w:cs="Times New Roman"/>
          <w:szCs w:val="28"/>
        </w:rPr>
        <w:t xml:space="preserve"> </w:t>
      </w:r>
      <w:ins w:id="36" w:author="CKTVB" w:date="2025-12-22T11:45:00Z">
        <w:r w:rsidR="005A222B">
          <w:rPr>
            <w:rFonts w:cs="Times New Roman"/>
            <w:szCs w:val="28"/>
          </w:rPr>
          <w:t xml:space="preserve">của </w:t>
        </w:r>
      </w:ins>
      <w:r w:rsidRPr="00DA758B">
        <w:rPr>
          <w:rFonts w:cs="Times New Roman"/>
          <w:szCs w:val="28"/>
        </w:rPr>
        <w:t>Quy chế này</w:t>
      </w:r>
      <w:r w:rsidRPr="00DA758B">
        <w:rPr>
          <w:rFonts w:cs="Times New Roman"/>
          <w:iCs/>
          <w:szCs w:val="28"/>
        </w:rPr>
        <w:t>,</w:t>
      </w:r>
      <w:r w:rsidRPr="00DA758B">
        <w:rPr>
          <w:rFonts w:cs="Times New Roman"/>
          <w:szCs w:val="28"/>
        </w:rPr>
        <w:t xml:space="preserve"> Bộ trưởng Bộ Tư pháp, Bộ trưởng, Chủ nhiệm Văn phòng Chính phủ đề nghị Bộ trưởng, Thủ trưởng cơ quan ngang bộ, cơ quan, đơn vị có liên quan cung cấp hồ sơ tự kiểm tra văn bản, thông tin, tài liệu có liên quan để phục vụ hoạt động tự kiểm tra văn bản.</w:t>
      </w:r>
    </w:p>
    <w:p w:rsidR="00DC0F5C" w:rsidRPr="00DA758B" w:rsidRDefault="00DC0F5C" w:rsidP="004C0ED2">
      <w:pPr>
        <w:spacing w:before="200" w:after="0" w:line="240" w:lineRule="auto"/>
        <w:ind w:firstLine="567"/>
        <w:jc w:val="both"/>
        <w:rPr>
          <w:rFonts w:cs="Times New Roman"/>
          <w:szCs w:val="28"/>
        </w:rPr>
      </w:pPr>
      <w:r w:rsidRPr="00DA758B">
        <w:rPr>
          <w:rFonts w:cs="Times New Roman"/>
          <w:szCs w:val="28"/>
        </w:rPr>
        <w:t>Bộ trưởng, Thủ trưởng cơ quan ngang bộ, cơ quan, đơn vị có liên quan phối hợp, cung cấp hồ sơ tự kiểm tra văn bản, thông tin, tài liệu trong thời hạn 03 ngày làm việc kể từ ngày nhận được văn bản đề nghị.</w:t>
      </w:r>
    </w:p>
    <w:p w:rsidR="007E3EDB" w:rsidRPr="006B6809" w:rsidRDefault="00DC0F5C" w:rsidP="004C0ED2">
      <w:pPr>
        <w:spacing w:before="200" w:after="0" w:line="240" w:lineRule="auto"/>
        <w:ind w:firstLine="567"/>
        <w:jc w:val="both"/>
        <w:rPr>
          <w:rFonts w:cs="Times New Roman"/>
          <w:szCs w:val="28"/>
        </w:rPr>
      </w:pPr>
      <w:r w:rsidRPr="006B6809">
        <w:rPr>
          <w:rFonts w:cs="Times New Roman"/>
          <w:szCs w:val="28"/>
          <w:shd w:val="clear" w:color="auto" w:fill="FFFFFF"/>
        </w:rPr>
        <w:t xml:space="preserve">2. Trường hợp văn bản được kiểm tra theo khoản 1 Điều này là </w:t>
      </w:r>
      <w:r w:rsidRPr="006B6809">
        <w:rPr>
          <w:rFonts w:cs="Times New Roman"/>
          <w:szCs w:val="28"/>
        </w:rPr>
        <w:t xml:space="preserve">nghị quyết liên tịch giữa </w:t>
      </w:r>
      <w:r w:rsidR="004C0ED2">
        <w:rPr>
          <w:rFonts w:cs="Times New Roman"/>
          <w:szCs w:val="28"/>
        </w:rPr>
        <w:t>Ủy</w:t>
      </w:r>
      <w:r w:rsidR="00813908" w:rsidRPr="006B6809">
        <w:rPr>
          <w:rFonts w:cs="Times New Roman"/>
          <w:szCs w:val="28"/>
        </w:rPr>
        <w:t xml:space="preserve"> ban Thường vụ Quốc hội, </w:t>
      </w:r>
      <w:r w:rsidRPr="006B6809">
        <w:rPr>
          <w:rFonts w:cs="Times New Roman"/>
          <w:szCs w:val="28"/>
        </w:rPr>
        <w:t>Chính phủ</w:t>
      </w:r>
      <w:r w:rsidR="00813908" w:rsidRPr="006B6809">
        <w:rPr>
          <w:rFonts w:cs="Times New Roman"/>
          <w:szCs w:val="28"/>
        </w:rPr>
        <w:t xml:space="preserve">, </w:t>
      </w:r>
      <w:r w:rsidRPr="006B6809">
        <w:rPr>
          <w:rFonts w:cs="Times New Roman"/>
          <w:szCs w:val="28"/>
        </w:rPr>
        <w:t xml:space="preserve">Đoàn Chủ tịch Ủy ban Trung ương Mặt trận Tổ quốc Việt Nam, </w:t>
      </w:r>
      <w:del w:id="37" w:author="CKTVB" w:date="2025-12-22T11:47:00Z">
        <w:r w:rsidRPr="006B6809" w:rsidDel="005A222B">
          <w:rPr>
            <w:rFonts w:cs="Times New Roman"/>
            <w:szCs w:val="28"/>
          </w:rPr>
          <w:delText xml:space="preserve">thì </w:delText>
        </w:r>
      </w:del>
      <w:r w:rsidRPr="006B6809">
        <w:rPr>
          <w:rFonts w:cs="Times New Roman"/>
          <w:szCs w:val="28"/>
        </w:rPr>
        <w:t xml:space="preserve">Bộ trưởng Bộ Tư pháp, Bộ trưởng, Chủ nhiệm Văn phòng Chính phủ đề nghị </w:t>
      </w:r>
      <w:r w:rsidR="004C0ED2">
        <w:rPr>
          <w:rFonts w:cs="Times New Roman"/>
          <w:szCs w:val="28"/>
        </w:rPr>
        <w:t>Ủy</w:t>
      </w:r>
      <w:r w:rsidR="006B6809">
        <w:rPr>
          <w:rFonts w:cs="Times New Roman"/>
          <w:szCs w:val="28"/>
        </w:rPr>
        <w:t xml:space="preserve"> ban Thường vụ Quốc hội, </w:t>
      </w:r>
      <w:r w:rsidRPr="006B6809">
        <w:rPr>
          <w:rFonts w:cs="Times New Roman"/>
          <w:szCs w:val="28"/>
        </w:rPr>
        <w:t xml:space="preserve">Ủy ban Trung ương Mặt trận Tổ quốc Việt Nam cung cấp hồ sơ tự kiểm tra văn bản, thông tin, tài liệu có liên quan để phục vụ hoạt động tự kiểm tra văn bản.  </w:t>
      </w:r>
    </w:p>
    <w:p w:rsidR="00DC0F5C" w:rsidRPr="00DA758B" w:rsidRDefault="00DC0F5C" w:rsidP="004C0ED2">
      <w:pPr>
        <w:spacing w:before="200" w:after="0" w:line="240" w:lineRule="auto"/>
        <w:ind w:firstLine="567"/>
        <w:jc w:val="both"/>
        <w:rPr>
          <w:rFonts w:cs="Times New Roman"/>
          <w:szCs w:val="28"/>
        </w:rPr>
      </w:pPr>
      <w:r w:rsidRPr="00DA758B">
        <w:rPr>
          <w:rFonts w:cs="Times New Roman"/>
          <w:b/>
          <w:szCs w:val="28"/>
        </w:rPr>
        <w:t>Điều 1</w:t>
      </w:r>
      <w:r w:rsidR="00B83B72">
        <w:rPr>
          <w:rFonts w:cs="Times New Roman"/>
          <w:b/>
          <w:szCs w:val="28"/>
        </w:rPr>
        <w:t>3</w:t>
      </w:r>
      <w:r w:rsidRPr="00DA758B">
        <w:rPr>
          <w:rFonts w:cs="Times New Roman"/>
          <w:b/>
          <w:szCs w:val="28"/>
        </w:rPr>
        <w:t xml:space="preserve">. Lấy ý kiến đối với kết quả tự kiểm tra văn bản </w:t>
      </w:r>
    </w:p>
    <w:p w:rsidR="00DC0F5C" w:rsidRPr="00DA758B" w:rsidRDefault="00991E47" w:rsidP="004C0ED2">
      <w:pPr>
        <w:pStyle w:val="BodyText2"/>
        <w:spacing w:before="200" w:after="0" w:line="240" w:lineRule="auto"/>
        <w:ind w:firstLine="567"/>
        <w:jc w:val="both"/>
        <w:rPr>
          <w:rFonts w:ascii="Times New Roman" w:hAnsi="Times New Roman"/>
          <w:sz w:val="28"/>
          <w:szCs w:val="28"/>
          <w:shd w:val="clear" w:color="auto" w:fill="FFFFFF"/>
        </w:rPr>
      </w:pPr>
      <w:r>
        <w:rPr>
          <w:rFonts w:ascii="Times New Roman" w:hAnsi="Times New Roman"/>
          <w:sz w:val="28"/>
          <w:szCs w:val="28"/>
          <w:shd w:val="clear" w:color="auto" w:fill="FFFFFF"/>
        </w:rPr>
        <w:t xml:space="preserve">1. Trước khi </w:t>
      </w:r>
      <w:r w:rsidRPr="00DA758B">
        <w:rPr>
          <w:rFonts w:ascii="Times New Roman" w:hAnsi="Times New Roman"/>
          <w:sz w:val="28"/>
          <w:szCs w:val="28"/>
          <w:shd w:val="clear" w:color="auto" w:fill="FFFFFF"/>
        </w:rPr>
        <w:t xml:space="preserve">báo cáo kết quả tự kiểm tra văn bản theo quy định tại điểm b khoản </w:t>
      </w:r>
      <w:r>
        <w:rPr>
          <w:rFonts w:ascii="Times New Roman" w:hAnsi="Times New Roman"/>
          <w:sz w:val="28"/>
          <w:szCs w:val="28"/>
          <w:shd w:val="clear" w:color="auto" w:fill="FFFFFF"/>
        </w:rPr>
        <w:t>2</w:t>
      </w:r>
      <w:r w:rsidRPr="00DA758B">
        <w:rPr>
          <w:rFonts w:ascii="Times New Roman" w:hAnsi="Times New Roman"/>
          <w:sz w:val="28"/>
          <w:szCs w:val="28"/>
          <w:shd w:val="clear" w:color="auto" w:fill="FFFFFF"/>
        </w:rPr>
        <w:t xml:space="preserve"> Điều 1</w:t>
      </w:r>
      <w:r w:rsidR="00AE5626">
        <w:rPr>
          <w:rFonts w:ascii="Times New Roman" w:hAnsi="Times New Roman"/>
          <w:sz w:val="28"/>
          <w:szCs w:val="28"/>
          <w:shd w:val="clear" w:color="auto" w:fill="FFFFFF"/>
        </w:rPr>
        <w:t>4</w:t>
      </w:r>
      <w:r w:rsidRPr="00DA758B">
        <w:rPr>
          <w:rFonts w:ascii="Times New Roman" w:hAnsi="Times New Roman"/>
          <w:sz w:val="28"/>
          <w:szCs w:val="28"/>
          <w:shd w:val="clear" w:color="auto" w:fill="FFFFFF"/>
        </w:rPr>
        <w:t xml:space="preserve"> </w:t>
      </w:r>
      <w:ins w:id="38" w:author="CKTVB" w:date="2025-12-22T11:46:00Z">
        <w:r w:rsidR="005A222B">
          <w:rPr>
            <w:rFonts w:ascii="Times New Roman" w:hAnsi="Times New Roman"/>
            <w:sz w:val="28"/>
            <w:szCs w:val="28"/>
            <w:shd w:val="clear" w:color="auto" w:fill="FFFFFF"/>
          </w:rPr>
          <w:t xml:space="preserve">của </w:t>
        </w:r>
      </w:ins>
      <w:r w:rsidRPr="00DA758B">
        <w:rPr>
          <w:rFonts w:ascii="Times New Roman" w:hAnsi="Times New Roman"/>
          <w:sz w:val="28"/>
          <w:szCs w:val="28"/>
          <w:shd w:val="clear" w:color="auto" w:fill="FFFFFF"/>
        </w:rPr>
        <w:t>Quy chế này</w:t>
      </w:r>
      <w:r>
        <w:rPr>
          <w:rFonts w:ascii="Times New Roman" w:hAnsi="Times New Roman"/>
          <w:sz w:val="28"/>
          <w:szCs w:val="28"/>
          <w:shd w:val="clear" w:color="auto" w:fill="FFFFFF"/>
        </w:rPr>
        <w:t>,</w:t>
      </w:r>
      <w:r w:rsidRPr="00DA758B">
        <w:rPr>
          <w:rFonts w:ascii="Times New Roman" w:hAnsi="Times New Roman"/>
          <w:sz w:val="28"/>
          <w:szCs w:val="28"/>
          <w:shd w:val="clear" w:color="auto" w:fill="FFFFFF"/>
        </w:rPr>
        <w:t xml:space="preserve"> Bộ</w:t>
      </w:r>
      <w:r>
        <w:rPr>
          <w:rFonts w:ascii="Times New Roman" w:hAnsi="Times New Roman"/>
          <w:sz w:val="28"/>
          <w:szCs w:val="28"/>
          <w:shd w:val="clear" w:color="auto" w:fill="FFFFFF"/>
        </w:rPr>
        <w:t xml:space="preserve"> trưởng</w:t>
      </w:r>
      <w:r w:rsidRPr="00DA758B">
        <w:rPr>
          <w:rFonts w:ascii="Times New Roman" w:hAnsi="Times New Roman"/>
          <w:sz w:val="28"/>
          <w:szCs w:val="28"/>
          <w:shd w:val="clear" w:color="auto" w:fill="FFFFFF"/>
        </w:rPr>
        <w:t xml:space="preserve">, </w:t>
      </w:r>
      <w:r>
        <w:rPr>
          <w:rFonts w:ascii="Times New Roman" w:hAnsi="Times New Roman"/>
          <w:sz w:val="28"/>
          <w:szCs w:val="28"/>
          <w:shd w:val="clear" w:color="auto" w:fill="FFFFFF"/>
        </w:rPr>
        <w:t xml:space="preserve">Thủ trưởng </w:t>
      </w:r>
      <w:r w:rsidRPr="00DA758B">
        <w:rPr>
          <w:rFonts w:ascii="Times New Roman" w:hAnsi="Times New Roman"/>
          <w:sz w:val="28"/>
          <w:szCs w:val="28"/>
          <w:shd w:val="clear" w:color="auto" w:fill="FFFFFF"/>
        </w:rPr>
        <w:t xml:space="preserve">cơ quan ngang bộ có trách nhiệm tự kiểm tra văn bản gửi kết quả kiểm tra để lấy ý kiến Bộ Tư pháp </w:t>
      </w:r>
      <w:r w:rsidR="00DC0F5C" w:rsidRPr="00DA758B">
        <w:rPr>
          <w:rFonts w:ascii="Times New Roman" w:hAnsi="Times New Roman"/>
          <w:sz w:val="28"/>
          <w:szCs w:val="28"/>
          <w:shd w:val="clear" w:color="auto" w:fill="FFFFFF"/>
        </w:rPr>
        <w:t>đối với kết quả tự kiểm tra, phát hiện văn bản có dấu hiệu trái pháp luật.</w:t>
      </w:r>
    </w:p>
    <w:p w:rsidR="00DC0F5C" w:rsidRPr="00DA758B" w:rsidRDefault="00DC0F5C" w:rsidP="004C0ED2">
      <w:pPr>
        <w:pStyle w:val="BodyText2"/>
        <w:spacing w:before="200" w:after="0" w:line="240" w:lineRule="auto"/>
        <w:ind w:firstLine="567"/>
        <w:jc w:val="both"/>
        <w:rPr>
          <w:rFonts w:ascii="Times New Roman" w:hAnsi="Times New Roman"/>
          <w:sz w:val="28"/>
          <w:szCs w:val="28"/>
          <w:shd w:val="clear" w:color="auto" w:fill="FFFFFF"/>
        </w:rPr>
      </w:pPr>
      <w:r w:rsidRPr="00DA758B">
        <w:rPr>
          <w:rFonts w:ascii="Times New Roman" w:hAnsi="Times New Roman"/>
          <w:sz w:val="28"/>
          <w:szCs w:val="28"/>
          <w:shd w:val="clear" w:color="auto" w:fill="FFFFFF"/>
        </w:rPr>
        <w:t xml:space="preserve">2. Các bộ, cơ quan ngang bộ trao đổi, thống nhất ý kiến về tính pháp lý của văn bản được kiểm tra. Trường hợp vẫn có ý kiến khác thì </w:t>
      </w:r>
      <w:r w:rsidR="001B2807">
        <w:rPr>
          <w:rFonts w:ascii="Times New Roman" w:hAnsi="Times New Roman"/>
          <w:sz w:val="28"/>
          <w:szCs w:val="28"/>
          <w:shd w:val="clear" w:color="auto" w:fill="FFFFFF"/>
        </w:rPr>
        <w:t>B</w:t>
      </w:r>
      <w:r w:rsidRPr="00DA758B">
        <w:rPr>
          <w:rFonts w:ascii="Times New Roman" w:hAnsi="Times New Roman"/>
          <w:sz w:val="28"/>
          <w:szCs w:val="28"/>
          <w:shd w:val="clear" w:color="auto" w:fill="FFFFFF"/>
        </w:rPr>
        <w:t>ộ</w:t>
      </w:r>
      <w:r w:rsidR="001B2807">
        <w:rPr>
          <w:rFonts w:ascii="Times New Roman" w:hAnsi="Times New Roman"/>
          <w:sz w:val="28"/>
          <w:szCs w:val="28"/>
          <w:shd w:val="clear" w:color="auto" w:fill="FFFFFF"/>
        </w:rPr>
        <w:t xml:space="preserve"> trưởng</w:t>
      </w:r>
      <w:r w:rsidRPr="00DA758B">
        <w:rPr>
          <w:rFonts w:ascii="Times New Roman" w:hAnsi="Times New Roman"/>
          <w:sz w:val="28"/>
          <w:szCs w:val="28"/>
          <w:shd w:val="clear" w:color="auto" w:fill="FFFFFF"/>
        </w:rPr>
        <w:t xml:space="preserve">, </w:t>
      </w:r>
      <w:r w:rsidR="001B2807">
        <w:rPr>
          <w:rFonts w:ascii="Times New Roman" w:hAnsi="Times New Roman"/>
          <w:sz w:val="28"/>
          <w:szCs w:val="28"/>
          <w:shd w:val="clear" w:color="auto" w:fill="FFFFFF"/>
        </w:rPr>
        <w:t xml:space="preserve">Thủ </w:t>
      </w:r>
      <w:r w:rsidR="001B2807">
        <w:rPr>
          <w:rFonts w:ascii="Times New Roman" w:hAnsi="Times New Roman"/>
          <w:sz w:val="28"/>
          <w:szCs w:val="28"/>
          <w:shd w:val="clear" w:color="auto" w:fill="FFFFFF"/>
        </w:rPr>
        <w:lastRenderedPageBreak/>
        <w:t xml:space="preserve">trưởng </w:t>
      </w:r>
      <w:r w:rsidRPr="00DA758B">
        <w:rPr>
          <w:rFonts w:ascii="Times New Roman" w:hAnsi="Times New Roman"/>
          <w:sz w:val="28"/>
          <w:szCs w:val="28"/>
          <w:shd w:val="clear" w:color="auto" w:fill="FFFFFF"/>
        </w:rPr>
        <w:t>cơ quan ngang bộ có trách nhiệm tự kiểm tra văn bản báo cáo Chính phủ, Thủ tướng Chính phủ tại báo cáo kết quả tự kiểm tra văn bản quy định tại Điều 1</w:t>
      </w:r>
      <w:r w:rsidR="00AE5626">
        <w:rPr>
          <w:rFonts w:ascii="Times New Roman" w:hAnsi="Times New Roman"/>
          <w:sz w:val="28"/>
          <w:szCs w:val="28"/>
          <w:shd w:val="clear" w:color="auto" w:fill="FFFFFF"/>
        </w:rPr>
        <w:t>4</w:t>
      </w:r>
      <w:r w:rsidRPr="00DA758B">
        <w:rPr>
          <w:rFonts w:ascii="Times New Roman" w:hAnsi="Times New Roman"/>
          <w:sz w:val="28"/>
          <w:szCs w:val="28"/>
          <w:shd w:val="clear" w:color="auto" w:fill="FFFFFF"/>
        </w:rPr>
        <w:t xml:space="preserve"> </w:t>
      </w:r>
      <w:ins w:id="39" w:author="CKTVB" w:date="2025-12-22T11:47:00Z">
        <w:r w:rsidR="005A222B">
          <w:rPr>
            <w:rFonts w:ascii="Times New Roman" w:hAnsi="Times New Roman"/>
            <w:sz w:val="28"/>
            <w:szCs w:val="28"/>
            <w:shd w:val="clear" w:color="auto" w:fill="FFFFFF"/>
          </w:rPr>
          <w:t xml:space="preserve">của </w:t>
        </w:r>
      </w:ins>
      <w:r w:rsidRPr="00DA758B">
        <w:rPr>
          <w:rFonts w:ascii="Times New Roman" w:hAnsi="Times New Roman"/>
          <w:sz w:val="28"/>
          <w:szCs w:val="28"/>
          <w:shd w:val="clear" w:color="auto" w:fill="FFFFFF"/>
        </w:rPr>
        <w:t xml:space="preserve">Quy chế này. </w:t>
      </w:r>
    </w:p>
    <w:p w:rsidR="007E3EDB" w:rsidRPr="00DA758B" w:rsidRDefault="00DC0F5C" w:rsidP="004C0ED2">
      <w:pPr>
        <w:pStyle w:val="BodyText2"/>
        <w:spacing w:before="200" w:after="0" w:line="240" w:lineRule="auto"/>
        <w:ind w:firstLine="567"/>
        <w:jc w:val="both"/>
        <w:rPr>
          <w:rFonts w:ascii="Times New Roman" w:hAnsi="Times New Roman"/>
          <w:sz w:val="28"/>
          <w:szCs w:val="28"/>
          <w:shd w:val="clear" w:color="auto" w:fill="FFFFFF"/>
        </w:rPr>
      </w:pPr>
      <w:r w:rsidRPr="00DA758B">
        <w:rPr>
          <w:rFonts w:ascii="Times New Roman" w:hAnsi="Times New Roman"/>
          <w:sz w:val="28"/>
          <w:szCs w:val="28"/>
          <w:shd w:val="clear" w:color="auto" w:fill="FFFFFF"/>
        </w:rPr>
        <w:t xml:space="preserve">3. Thời hạn đề nghị và việc trả lời thực hiện theo quy </w:t>
      </w:r>
      <w:r w:rsidRPr="00DA758B">
        <w:rPr>
          <w:rFonts w:ascii="Times New Roman" w:hAnsi="Times New Roman" w:hint="eastAsia"/>
          <w:sz w:val="28"/>
          <w:szCs w:val="28"/>
          <w:shd w:val="clear" w:color="auto" w:fill="FFFFFF"/>
        </w:rPr>
        <w:t>đ</w:t>
      </w:r>
      <w:r w:rsidRPr="00DA758B">
        <w:rPr>
          <w:rFonts w:ascii="Times New Roman" w:hAnsi="Times New Roman"/>
          <w:sz w:val="28"/>
          <w:szCs w:val="28"/>
          <w:shd w:val="clear" w:color="auto" w:fill="FFFFFF"/>
        </w:rPr>
        <w:t xml:space="preserve">ịnh tại </w:t>
      </w:r>
      <w:r w:rsidRPr="00AE5626">
        <w:rPr>
          <w:rFonts w:ascii="Times New Roman" w:hAnsi="Times New Roman"/>
          <w:sz w:val="28"/>
          <w:szCs w:val="28"/>
          <w:shd w:val="clear" w:color="auto" w:fill="FFFFFF"/>
        </w:rPr>
        <w:t xml:space="preserve">khoản </w:t>
      </w:r>
      <w:r w:rsidR="00B07403" w:rsidRPr="00AE5626">
        <w:rPr>
          <w:rFonts w:ascii="Times New Roman" w:hAnsi="Times New Roman"/>
          <w:sz w:val="28"/>
          <w:szCs w:val="28"/>
          <w:shd w:val="clear" w:color="auto" w:fill="FFFFFF"/>
        </w:rPr>
        <w:t>2</w:t>
      </w:r>
      <w:r w:rsidRPr="00AE5626">
        <w:rPr>
          <w:rFonts w:ascii="Times New Roman" w:hAnsi="Times New Roman"/>
          <w:sz w:val="28"/>
          <w:szCs w:val="28"/>
          <w:shd w:val="clear" w:color="auto" w:fill="FFFFFF"/>
        </w:rPr>
        <w:t xml:space="preserve"> </w:t>
      </w:r>
      <w:r w:rsidRPr="00AE5626">
        <w:rPr>
          <w:rFonts w:ascii="Times New Roman" w:hAnsi="Times New Roman" w:hint="eastAsia"/>
          <w:sz w:val="28"/>
          <w:szCs w:val="28"/>
          <w:shd w:val="clear" w:color="auto" w:fill="FFFFFF"/>
        </w:rPr>
        <w:t>Đ</w:t>
      </w:r>
      <w:r w:rsidRPr="00AE5626">
        <w:rPr>
          <w:rFonts w:ascii="Times New Roman" w:hAnsi="Times New Roman"/>
          <w:sz w:val="28"/>
          <w:szCs w:val="28"/>
          <w:shd w:val="clear" w:color="auto" w:fill="FFFFFF"/>
        </w:rPr>
        <w:t>iều 1</w:t>
      </w:r>
      <w:r w:rsidR="00B83B72" w:rsidRPr="00AE5626">
        <w:rPr>
          <w:rFonts w:ascii="Times New Roman" w:hAnsi="Times New Roman"/>
          <w:sz w:val="28"/>
          <w:szCs w:val="28"/>
          <w:shd w:val="clear" w:color="auto" w:fill="FFFFFF"/>
        </w:rPr>
        <w:t>1</w:t>
      </w:r>
      <w:ins w:id="40" w:author="CKTVB" w:date="2025-12-22T11:47:00Z">
        <w:r w:rsidR="005A222B">
          <w:rPr>
            <w:rFonts w:ascii="Times New Roman" w:hAnsi="Times New Roman"/>
            <w:sz w:val="28"/>
            <w:szCs w:val="28"/>
            <w:shd w:val="clear" w:color="auto" w:fill="FFFFFF"/>
          </w:rPr>
          <w:t xml:space="preserve"> của</w:t>
        </w:r>
      </w:ins>
      <w:r w:rsidRPr="00AE5626">
        <w:rPr>
          <w:rFonts w:ascii="Times New Roman" w:hAnsi="Times New Roman"/>
          <w:sz w:val="28"/>
          <w:szCs w:val="28"/>
          <w:shd w:val="clear" w:color="auto" w:fill="FFFFFF"/>
        </w:rPr>
        <w:t xml:space="preserve"> Quy chế này.</w:t>
      </w:r>
      <w:r w:rsidRPr="00DA758B">
        <w:rPr>
          <w:rFonts w:ascii="Times New Roman" w:hAnsi="Times New Roman"/>
          <w:sz w:val="28"/>
          <w:szCs w:val="28"/>
          <w:shd w:val="clear" w:color="auto" w:fill="FFFFFF"/>
        </w:rPr>
        <w:t xml:space="preserve"> Bộ T</w:t>
      </w:r>
      <w:r w:rsidRPr="00DA758B">
        <w:rPr>
          <w:rFonts w:ascii="Times New Roman" w:hAnsi="Times New Roman" w:hint="eastAsia"/>
          <w:sz w:val="28"/>
          <w:szCs w:val="28"/>
          <w:shd w:val="clear" w:color="auto" w:fill="FFFFFF"/>
        </w:rPr>
        <w:t>ư</w:t>
      </w:r>
      <w:r w:rsidRPr="00DA758B">
        <w:rPr>
          <w:rFonts w:ascii="Times New Roman" w:hAnsi="Times New Roman"/>
          <w:sz w:val="28"/>
          <w:szCs w:val="28"/>
          <w:shd w:val="clear" w:color="auto" w:fill="FFFFFF"/>
        </w:rPr>
        <w:t xml:space="preserve"> pháp có ý kiến bằng v</w:t>
      </w:r>
      <w:r w:rsidRPr="00DA758B">
        <w:rPr>
          <w:rFonts w:ascii="Times New Roman" w:hAnsi="Times New Roman" w:hint="eastAsia"/>
          <w:sz w:val="28"/>
          <w:szCs w:val="28"/>
          <w:shd w:val="clear" w:color="auto" w:fill="FFFFFF"/>
        </w:rPr>
        <w:t>ă</w:t>
      </w:r>
      <w:r w:rsidRPr="00DA758B">
        <w:rPr>
          <w:rFonts w:ascii="Times New Roman" w:hAnsi="Times New Roman"/>
          <w:sz w:val="28"/>
          <w:szCs w:val="28"/>
          <w:shd w:val="clear" w:color="auto" w:fill="FFFFFF"/>
        </w:rPr>
        <w:t xml:space="preserve">n bản </w:t>
      </w:r>
      <w:r w:rsidRPr="00DA758B">
        <w:rPr>
          <w:rFonts w:ascii="Times New Roman" w:hAnsi="Times New Roman" w:hint="eastAsia"/>
          <w:sz w:val="28"/>
          <w:szCs w:val="28"/>
          <w:shd w:val="clear" w:color="auto" w:fill="FFFFFF"/>
        </w:rPr>
        <w:t>đ</w:t>
      </w:r>
      <w:r w:rsidRPr="00DA758B">
        <w:rPr>
          <w:rFonts w:ascii="Times New Roman" w:hAnsi="Times New Roman"/>
          <w:sz w:val="28"/>
          <w:szCs w:val="28"/>
          <w:shd w:val="clear" w:color="auto" w:fill="FFFFFF"/>
        </w:rPr>
        <w:t xml:space="preserve">ối với kết quả </w:t>
      </w:r>
      <w:r w:rsidR="00720FC7">
        <w:rPr>
          <w:rFonts w:ascii="Times New Roman" w:hAnsi="Times New Roman"/>
          <w:sz w:val="28"/>
          <w:szCs w:val="28"/>
          <w:shd w:val="clear" w:color="auto" w:fill="FFFFFF"/>
        </w:rPr>
        <w:t xml:space="preserve">tự </w:t>
      </w:r>
      <w:r w:rsidRPr="00DA758B">
        <w:rPr>
          <w:rFonts w:ascii="Times New Roman" w:hAnsi="Times New Roman"/>
          <w:sz w:val="28"/>
          <w:szCs w:val="28"/>
          <w:shd w:val="clear" w:color="auto" w:fill="FFFFFF"/>
        </w:rPr>
        <w:t>kiểm tra v</w:t>
      </w:r>
      <w:r w:rsidRPr="00DA758B">
        <w:rPr>
          <w:rFonts w:ascii="Times New Roman" w:hAnsi="Times New Roman" w:hint="eastAsia"/>
          <w:sz w:val="28"/>
          <w:szCs w:val="28"/>
          <w:shd w:val="clear" w:color="auto" w:fill="FFFFFF"/>
        </w:rPr>
        <w:t>ă</w:t>
      </w:r>
      <w:r w:rsidRPr="00DA758B">
        <w:rPr>
          <w:rFonts w:ascii="Times New Roman" w:hAnsi="Times New Roman"/>
          <w:sz w:val="28"/>
          <w:szCs w:val="28"/>
          <w:shd w:val="clear" w:color="auto" w:fill="FFFFFF"/>
        </w:rPr>
        <w:t xml:space="preserve">n bản </w:t>
      </w:r>
      <w:r w:rsidR="00720FC7">
        <w:rPr>
          <w:rFonts w:ascii="Times New Roman" w:hAnsi="Times New Roman"/>
          <w:sz w:val="28"/>
          <w:szCs w:val="28"/>
          <w:shd w:val="clear" w:color="auto" w:fill="FFFFFF"/>
        </w:rPr>
        <w:t>được gửi lấy ý kiến</w:t>
      </w:r>
      <w:r w:rsidRPr="00DA758B">
        <w:rPr>
          <w:rFonts w:ascii="Times New Roman" w:hAnsi="Times New Roman"/>
          <w:sz w:val="28"/>
          <w:szCs w:val="28"/>
          <w:shd w:val="clear" w:color="auto" w:fill="FFFFFF"/>
        </w:rPr>
        <w:t xml:space="preserve">. </w:t>
      </w:r>
    </w:p>
    <w:p w:rsidR="00DC0F5C" w:rsidRPr="006B6809" w:rsidRDefault="00DC0F5C" w:rsidP="004C0ED2">
      <w:pPr>
        <w:pStyle w:val="BodyText2"/>
        <w:spacing w:before="200" w:after="0" w:line="240" w:lineRule="auto"/>
        <w:ind w:firstLine="567"/>
        <w:jc w:val="both"/>
        <w:rPr>
          <w:rFonts w:ascii="Times New Roman" w:hAnsi="Times New Roman"/>
          <w:sz w:val="28"/>
          <w:szCs w:val="28"/>
          <w:shd w:val="clear" w:color="auto" w:fill="FFFFFF"/>
        </w:rPr>
      </w:pPr>
      <w:r w:rsidRPr="006B6809">
        <w:rPr>
          <w:rFonts w:ascii="Times New Roman" w:hAnsi="Times New Roman"/>
          <w:sz w:val="28"/>
          <w:szCs w:val="28"/>
          <w:shd w:val="clear" w:color="auto" w:fill="FFFFFF"/>
        </w:rPr>
        <w:t>4. Tr</w:t>
      </w:r>
      <w:r w:rsidRPr="006B6809">
        <w:rPr>
          <w:rFonts w:ascii="Times New Roman" w:hAnsi="Times New Roman" w:hint="eastAsia"/>
          <w:sz w:val="28"/>
          <w:szCs w:val="28"/>
          <w:shd w:val="clear" w:color="auto" w:fill="FFFFFF"/>
        </w:rPr>
        <w:t>ư</w:t>
      </w:r>
      <w:r w:rsidRPr="006B6809">
        <w:rPr>
          <w:rFonts w:ascii="Times New Roman" w:hAnsi="Times New Roman"/>
          <w:sz w:val="28"/>
          <w:szCs w:val="28"/>
          <w:shd w:val="clear" w:color="auto" w:fill="FFFFFF"/>
        </w:rPr>
        <w:t>ờng hợp v</w:t>
      </w:r>
      <w:r w:rsidRPr="006B6809">
        <w:rPr>
          <w:rFonts w:ascii="Times New Roman" w:hAnsi="Times New Roman" w:hint="eastAsia"/>
          <w:sz w:val="28"/>
          <w:szCs w:val="28"/>
          <w:shd w:val="clear" w:color="auto" w:fill="FFFFFF"/>
        </w:rPr>
        <w:t>ă</w:t>
      </w:r>
      <w:r w:rsidRPr="006B6809">
        <w:rPr>
          <w:rFonts w:ascii="Times New Roman" w:hAnsi="Times New Roman"/>
          <w:sz w:val="28"/>
          <w:szCs w:val="28"/>
          <w:shd w:val="clear" w:color="auto" w:fill="FFFFFF"/>
        </w:rPr>
        <w:t xml:space="preserve">n bản quy phạm pháp luật có dấu hiệu trái pháp luật là </w:t>
      </w:r>
      <w:r w:rsidRPr="006B6809">
        <w:rPr>
          <w:rFonts w:ascii="Times New Roman" w:hAnsi="Times New Roman"/>
          <w:sz w:val="28"/>
          <w:szCs w:val="28"/>
        </w:rPr>
        <w:t xml:space="preserve">nghị quyết liên tịch giữa </w:t>
      </w:r>
      <w:r w:rsidR="004C0ED2">
        <w:rPr>
          <w:rFonts w:ascii="Times New Roman" w:hAnsi="Times New Roman"/>
          <w:sz w:val="28"/>
          <w:szCs w:val="28"/>
        </w:rPr>
        <w:t>Ủy</w:t>
      </w:r>
      <w:r w:rsidR="00813908" w:rsidRPr="006B6809">
        <w:rPr>
          <w:rFonts w:ascii="Times New Roman" w:hAnsi="Times New Roman"/>
          <w:sz w:val="28"/>
          <w:szCs w:val="28"/>
        </w:rPr>
        <w:t xml:space="preserve"> ban Thường vụ Quốc hội, Chính phủ, </w:t>
      </w:r>
      <w:r w:rsidRPr="006B6809">
        <w:rPr>
          <w:rFonts w:ascii="Times New Roman" w:hAnsi="Times New Roman" w:hint="eastAsia"/>
          <w:sz w:val="28"/>
          <w:szCs w:val="28"/>
        </w:rPr>
        <w:t>Đ</w:t>
      </w:r>
      <w:r w:rsidRPr="006B6809">
        <w:rPr>
          <w:rFonts w:ascii="Times New Roman" w:hAnsi="Times New Roman"/>
          <w:sz w:val="28"/>
          <w:szCs w:val="28"/>
        </w:rPr>
        <w:t xml:space="preserve">oàn Chủ tịch Ủy ban Trung </w:t>
      </w:r>
      <w:r w:rsidRPr="006B6809">
        <w:rPr>
          <w:rFonts w:ascii="Times New Roman" w:hAnsi="Times New Roman" w:hint="eastAsia"/>
          <w:sz w:val="28"/>
          <w:szCs w:val="28"/>
        </w:rPr>
        <w:t>ươ</w:t>
      </w:r>
      <w:r w:rsidRPr="006B6809">
        <w:rPr>
          <w:rFonts w:ascii="Times New Roman" w:hAnsi="Times New Roman"/>
          <w:sz w:val="28"/>
          <w:szCs w:val="28"/>
        </w:rPr>
        <w:t xml:space="preserve">ng Mặt trận Tổ quốc Việt Nam, ngoài việc lấy ý kiến theo quy định tại khoản 1 Điều này, </w:t>
      </w:r>
      <w:r w:rsidR="00720FC7" w:rsidRPr="006B6809">
        <w:rPr>
          <w:rFonts w:ascii="Times New Roman" w:hAnsi="Times New Roman"/>
          <w:sz w:val="28"/>
          <w:szCs w:val="28"/>
        </w:rPr>
        <w:t>B</w:t>
      </w:r>
      <w:r w:rsidRPr="006B6809">
        <w:rPr>
          <w:rFonts w:ascii="Times New Roman" w:hAnsi="Times New Roman"/>
          <w:sz w:val="28"/>
          <w:szCs w:val="28"/>
        </w:rPr>
        <w:t>ộ</w:t>
      </w:r>
      <w:r w:rsidR="00720FC7" w:rsidRPr="006B6809">
        <w:rPr>
          <w:rFonts w:ascii="Times New Roman" w:hAnsi="Times New Roman"/>
          <w:sz w:val="28"/>
          <w:szCs w:val="28"/>
        </w:rPr>
        <w:t xml:space="preserve"> trưởng</w:t>
      </w:r>
      <w:r w:rsidRPr="006B6809">
        <w:rPr>
          <w:rFonts w:ascii="Times New Roman" w:hAnsi="Times New Roman"/>
          <w:sz w:val="28"/>
          <w:szCs w:val="28"/>
        </w:rPr>
        <w:t xml:space="preserve">, </w:t>
      </w:r>
      <w:r w:rsidR="00720FC7" w:rsidRPr="006B6809">
        <w:rPr>
          <w:rFonts w:ascii="Times New Roman" w:hAnsi="Times New Roman"/>
          <w:sz w:val="28"/>
          <w:szCs w:val="28"/>
        </w:rPr>
        <w:t xml:space="preserve">Thủ trưởng </w:t>
      </w:r>
      <w:r w:rsidRPr="006B6809">
        <w:rPr>
          <w:rFonts w:ascii="Times New Roman" w:hAnsi="Times New Roman"/>
          <w:sz w:val="28"/>
          <w:szCs w:val="28"/>
        </w:rPr>
        <w:t xml:space="preserve">cơ quan ngang bộ </w:t>
      </w:r>
      <w:r w:rsidR="00FD7F86" w:rsidRPr="006B6809">
        <w:rPr>
          <w:rFonts w:ascii="Times New Roman" w:hAnsi="Times New Roman"/>
          <w:sz w:val="28"/>
          <w:szCs w:val="28"/>
          <w:shd w:val="clear" w:color="auto" w:fill="FFFFFF"/>
        </w:rPr>
        <w:t xml:space="preserve">có trách nhiệm tự kiểm tra văn bản </w:t>
      </w:r>
      <w:r w:rsidRPr="006B6809">
        <w:rPr>
          <w:rFonts w:ascii="Times New Roman" w:hAnsi="Times New Roman"/>
          <w:sz w:val="28"/>
          <w:szCs w:val="28"/>
        </w:rPr>
        <w:t xml:space="preserve">gửi kết quả kiểm tra để </w:t>
      </w:r>
      <w:r w:rsidR="006B6809">
        <w:rPr>
          <w:rFonts w:ascii="Times New Roman" w:hAnsi="Times New Roman"/>
          <w:sz w:val="28"/>
          <w:szCs w:val="28"/>
        </w:rPr>
        <w:t>xin</w:t>
      </w:r>
      <w:r w:rsidRPr="006B6809">
        <w:rPr>
          <w:rFonts w:ascii="Times New Roman" w:hAnsi="Times New Roman"/>
          <w:sz w:val="28"/>
          <w:szCs w:val="28"/>
        </w:rPr>
        <w:t xml:space="preserve"> ý kiến</w:t>
      </w:r>
      <w:r w:rsidR="006B6809">
        <w:rPr>
          <w:rFonts w:ascii="Times New Roman" w:hAnsi="Times New Roman"/>
          <w:sz w:val="28"/>
          <w:szCs w:val="28"/>
        </w:rPr>
        <w:t xml:space="preserve"> </w:t>
      </w:r>
      <w:r w:rsidR="004C0ED2">
        <w:rPr>
          <w:rFonts w:ascii="Times New Roman" w:hAnsi="Times New Roman"/>
          <w:sz w:val="28"/>
          <w:szCs w:val="28"/>
        </w:rPr>
        <w:t>Ủy</w:t>
      </w:r>
      <w:r w:rsidR="006B6809">
        <w:rPr>
          <w:rFonts w:ascii="Times New Roman" w:hAnsi="Times New Roman"/>
          <w:sz w:val="28"/>
          <w:szCs w:val="28"/>
        </w:rPr>
        <w:t xml:space="preserve"> ban Thường vụ Quốc hội,</w:t>
      </w:r>
      <w:r w:rsidRPr="006B6809">
        <w:rPr>
          <w:rFonts w:ascii="Times New Roman" w:hAnsi="Times New Roman"/>
          <w:sz w:val="28"/>
          <w:szCs w:val="28"/>
        </w:rPr>
        <w:t xml:space="preserve"> Ủy ban Trung ương Mặt trận Tổ quốc Việt Nam. Ý kiến của </w:t>
      </w:r>
      <w:r w:rsidR="004C0ED2">
        <w:rPr>
          <w:rFonts w:ascii="Times New Roman" w:hAnsi="Times New Roman"/>
          <w:sz w:val="28"/>
          <w:szCs w:val="28"/>
        </w:rPr>
        <w:t>Ủy</w:t>
      </w:r>
      <w:r w:rsidR="006B6809">
        <w:rPr>
          <w:rFonts w:ascii="Times New Roman" w:hAnsi="Times New Roman"/>
          <w:sz w:val="28"/>
          <w:szCs w:val="28"/>
        </w:rPr>
        <w:t xml:space="preserve"> ban Thường vụ Quốc hội, </w:t>
      </w:r>
      <w:r w:rsidRPr="006B6809">
        <w:rPr>
          <w:rFonts w:ascii="Times New Roman" w:hAnsi="Times New Roman"/>
          <w:sz w:val="28"/>
          <w:szCs w:val="28"/>
        </w:rPr>
        <w:t xml:space="preserve">Ủy ban Trung ương Mặt trận Tổ quốc Việt Nam được tổng hợp, báo cáo Chính phủ, Thủ tướng Chính phủ tại </w:t>
      </w:r>
      <w:r w:rsidRPr="006B6809">
        <w:rPr>
          <w:rFonts w:ascii="Times New Roman" w:hAnsi="Times New Roman"/>
          <w:sz w:val="28"/>
          <w:szCs w:val="28"/>
          <w:shd w:val="clear" w:color="auto" w:fill="FFFFFF"/>
        </w:rPr>
        <w:t>báo cáo kết quả tự kiểm tra văn bản quy định tại Điều 1</w:t>
      </w:r>
      <w:r w:rsidR="00095F79" w:rsidRPr="006B6809">
        <w:rPr>
          <w:rFonts w:ascii="Times New Roman" w:hAnsi="Times New Roman"/>
          <w:sz w:val="28"/>
          <w:szCs w:val="28"/>
          <w:shd w:val="clear" w:color="auto" w:fill="FFFFFF"/>
        </w:rPr>
        <w:t>4</w:t>
      </w:r>
      <w:r w:rsidRPr="006B6809">
        <w:rPr>
          <w:rFonts w:ascii="Times New Roman" w:hAnsi="Times New Roman"/>
          <w:sz w:val="28"/>
          <w:szCs w:val="28"/>
          <w:shd w:val="clear" w:color="auto" w:fill="FFFFFF"/>
        </w:rPr>
        <w:t xml:space="preserve"> </w:t>
      </w:r>
      <w:ins w:id="41" w:author="CKTVB" w:date="2025-12-22T11:47:00Z">
        <w:r w:rsidR="005A222B">
          <w:rPr>
            <w:rFonts w:ascii="Times New Roman" w:hAnsi="Times New Roman"/>
            <w:sz w:val="28"/>
            <w:szCs w:val="28"/>
            <w:shd w:val="clear" w:color="auto" w:fill="FFFFFF"/>
          </w:rPr>
          <w:t xml:space="preserve">của </w:t>
        </w:r>
      </w:ins>
      <w:r w:rsidRPr="006B6809">
        <w:rPr>
          <w:rFonts w:ascii="Times New Roman" w:hAnsi="Times New Roman"/>
          <w:sz w:val="28"/>
          <w:szCs w:val="28"/>
          <w:shd w:val="clear" w:color="auto" w:fill="FFFFFF"/>
        </w:rPr>
        <w:t xml:space="preserve">Quy chế này. </w:t>
      </w:r>
      <w:r w:rsidR="00FD7F86" w:rsidRPr="006B6809">
        <w:rPr>
          <w:rFonts w:ascii="Times New Roman" w:hAnsi="Times New Roman"/>
          <w:sz w:val="28"/>
          <w:szCs w:val="28"/>
          <w:shd w:val="clear" w:color="auto" w:fill="FFFFFF"/>
        </w:rPr>
        <w:t xml:space="preserve"> </w:t>
      </w:r>
    </w:p>
    <w:p w:rsidR="00C663BB" w:rsidRDefault="00DC0F5C" w:rsidP="004C0ED2">
      <w:pPr>
        <w:spacing w:before="200" w:after="0" w:line="240" w:lineRule="auto"/>
        <w:ind w:firstLine="567"/>
        <w:jc w:val="both"/>
        <w:rPr>
          <w:rFonts w:cs="Times New Roman"/>
          <w:b/>
          <w:szCs w:val="28"/>
        </w:rPr>
      </w:pPr>
      <w:r w:rsidRPr="00DA758B">
        <w:rPr>
          <w:rFonts w:cs="Times New Roman"/>
          <w:b/>
          <w:szCs w:val="28"/>
        </w:rPr>
        <w:t>Điều 1</w:t>
      </w:r>
      <w:r w:rsidR="00B83B72">
        <w:rPr>
          <w:rFonts w:cs="Times New Roman"/>
          <w:b/>
          <w:szCs w:val="28"/>
        </w:rPr>
        <w:t>4</w:t>
      </w:r>
      <w:r w:rsidRPr="00DA758B">
        <w:rPr>
          <w:rFonts w:cs="Times New Roman"/>
          <w:b/>
          <w:szCs w:val="28"/>
        </w:rPr>
        <w:t>. Báo cáo kết quả tự kiểm tra văn bản</w:t>
      </w:r>
    </w:p>
    <w:p w:rsidR="00C663BB" w:rsidRDefault="00DC0F5C" w:rsidP="004C0ED2">
      <w:pPr>
        <w:spacing w:before="200" w:after="0" w:line="240" w:lineRule="auto"/>
        <w:ind w:firstLine="567"/>
        <w:jc w:val="both"/>
        <w:rPr>
          <w:rStyle w:val="Hyperlink"/>
          <w:iCs/>
          <w:color w:val="auto"/>
          <w:szCs w:val="28"/>
          <w:u w:val="none"/>
        </w:rPr>
      </w:pPr>
      <w:r w:rsidRPr="00DA758B">
        <w:rPr>
          <w:szCs w:val="28"/>
          <w:lang w:val="en"/>
        </w:rPr>
        <w:t>1. K</w:t>
      </w:r>
      <w:r w:rsidRPr="00DA758B">
        <w:rPr>
          <w:szCs w:val="28"/>
          <w:lang w:val="vi-VN"/>
        </w:rPr>
        <w:t xml:space="preserve">ết quả tự kiểm tra văn bản phải được </w:t>
      </w:r>
      <w:r w:rsidR="00720FC7">
        <w:rPr>
          <w:szCs w:val="28"/>
          <w:shd w:val="clear" w:color="auto" w:fill="FFFFFF"/>
        </w:rPr>
        <w:t>B</w:t>
      </w:r>
      <w:r w:rsidR="007E6999" w:rsidRPr="00DA758B">
        <w:rPr>
          <w:szCs w:val="28"/>
          <w:shd w:val="clear" w:color="auto" w:fill="FFFFFF"/>
        </w:rPr>
        <w:t>ộ</w:t>
      </w:r>
      <w:r w:rsidR="00720FC7">
        <w:rPr>
          <w:szCs w:val="28"/>
          <w:shd w:val="clear" w:color="auto" w:fill="FFFFFF"/>
        </w:rPr>
        <w:t xml:space="preserve"> trưởng</w:t>
      </w:r>
      <w:r w:rsidR="007E6999" w:rsidRPr="00DA758B">
        <w:rPr>
          <w:szCs w:val="28"/>
          <w:shd w:val="clear" w:color="auto" w:fill="FFFFFF"/>
        </w:rPr>
        <w:t xml:space="preserve">, </w:t>
      </w:r>
      <w:r w:rsidR="00720FC7">
        <w:rPr>
          <w:szCs w:val="28"/>
          <w:shd w:val="clear" w:color="auto" w:fill="FFFFFF"/>
        </w:rPr>
        <w:t xml:space="preserve">Thủ trưởng </w:t>
      </w:r>
      <w:r w:rsidR="007E6999" w:rsidRPr="00DA758B">
        <w:rPr>
          <w:szCs w:val="28"/>
          <w:shd w:val="clear" w:color="auto" w:fill="FFFFFF"/>
        </w:rPr>
        <w:t xml:space="preserve">cơ quan </w:t>
      </w:r>
      <w:r w:rsidR="007E6999" w:rsidRPr="004C0ED2">
        <w:rPr>
          <w:spacing w:val="-4"/>
          <w:szCs w:val="28"/>
          <w:shd w:val="clear" w:color="auto" w:fill="FFFFFF"/>
        </w:rPr>
        <w:t>ngang bộ có trách nhiệm tự kiểm tra văn bản</w:t>
      </w:r>
      <w:r w:rsidR="006B1305" w:rsidRPr="004C0ED2">
        <w:rPr>
          <w:spacing w:val="-4"/>
          <w:szCs w:val="28"/>
        </w:rPr>
        <w:t xml:space="preserve"> </w:t>
      </w:r>
      <w:r w:rsidRPr="004C0ED2">
        <w:rPr>
          <w:spacing w:val="-4"/>
          <w:szCs w:val="28"/>
          <w:lang w:val="vi-VN"/>
        </w:rPr>
        <w:t>b</w:t>
      </w:r>
      <w:r w:rsidRPr="004C0ED2">
        <w:rPr>
          <w:spacing w:val="-4"/>
          <w:szCs w:val="28"/>
        </w:rPr>
        <w:t>áo cáo theo quy định tại khoản 3</w:t>
      </w:r>
      <w:r w:rsidRPr="00DA758B">
        <w:rPr>
          <w:szCs w:val="28"/>
        </w:rPr>
        <w:t xml:space="preserve"> và khoản 4 Điều 12</w:t>
      </w:r>
      <w:ins w:id="42" w:author="CKTVB" w:date="2025-12-22T11:47:00Z">
        <w:r w:rsidR="005A222B">
          <w:rPr>
            <w:szCs w:val="28"/>
          </w:rPr>
          <w:t xml:space="preserve"> của</w:t>
        </w:r>
      </w:ins>
      <w:r w:rsidRPr="00DA758B">
        <w:rPr>
          <w:szCs w:val="28"/>
        </w:rPr>
        <w:t xml:space="preserve"> Nghị định </w:t>
      </w:r>
      <w:r w:rsidRPr="00DA758B">
        <w:rPr>
          <w:iCs/>
          <w:szCs w:val="28"/>
        </w:rPr>
        <w:t xml:space="preserve">số </w:t>
      </w:r>
      <w:hyperlink r:id="rId16" w:tgtFrame="_blank" w:history="1">
        <w:r w:rsidRPr="00DA758B">
          <w:rPr>
            <w:rStyle w:val="Hyperlink"/>
            <w:iCs/>
            <w:color w:val="auto"/>
            <w:szCs w:val="28"/>
            <w:u w:val="none"/>
          </w:rPr>
          <w:t>79/2025/NĐ-CP</w:t>
        </w:r>
      </w:hyperlink>
      <w:r w:rsidR="006B1305" w:rsidRPr="00DA758B">
        <w:rPr>
          <w:rStyle w:val="Hyperlink"/>
          <w:iCs/>
          <w:color w:val="auto"/>
          <w:szCs w:val="28"/>
          <w:u w:val="none"/>
        </w:rPr>
        <w:t xml:space="preserve">. </w:t>
      </w:r>
      <w:r w:rsidR="007E6999" w:rsidRPr="00DA758B">
        <w:rPr>
          <w:rStyle w:val="Hyperlink"/>
          <w:iCs/>
          <w:color w:val="auto"/>
          <w:szCs w:val="28"/>
          <w:u w:val="none"/>
        </w:rPr>
        <w:t xml:space="preserve"> </w:t>
      </w:r>
    </w:p>
    <w:p w:rsidR="00C663BB" w:rsidRDefault="00FA00ED" w:rsidP="004C0ED2">
      <w:pPr>
        <w:spacing w:before="200" w:after="0" w:line="240" w:lineRule="auto"/>
        <w:ind w:firstLine="567"/>
        <w:jc w:val="both"/>
        <w:rPr>
          <w:bCs/>
          <w:szCs w:val="28"/>
          <w:lang w:val="en"/>
        </w:rPr>
      </w:pPr>
      <w:r w:rsidRPr="00DA758B">
        <w:rPr>
          <w:iCs/>
          <w:szCs w:val="28"/>
        </w:rPr>
        <w:t xml:space="preserve">2. </w:t>
      </w:r>
      <w:r w:rsidR="00936437">
        <w:rPr>
          <w:iCs/>
          <w:szCs w:val="28"/>
        </w:rPr>
        <w:t>Việc b</w:t>
      </w:r>
      <w:r w:rsidR="00DC0F5C" w:rsidRPr="00DA758B">
        <w:rPr>
          <w:iCs/>
          <w:szCs w:val="28"/>
        </w:rPr>
        <w:t xml:space="preserve">áo cáo kết quả </w:t>
      </w:r>
      <w:r w:rsidR="003A02C7">
        <w:rPr>
          <w:iCs/>
          <w:szCs w:val="28"/>
        </w:rPr>
        <w:t xml:space="preserve">tự </w:t>
      </w:r>
      <w:r w:rsidR="00DC0F5C" w:rsidRPr="00DA758B">
        <w:rPr>
          <w:iCs/>
          <w:szCs w:val="28"/>
        </w:rPr>
        <w:t xml:space="preserve">kiểm tra được thực hiện </w:t>
      </w:r>
      <w:r w:rsidR="00DC0F5C" w:rsidRPr="00DA758B">
        <w:rPr>
          <w:bCs/>
          <w:szCs w:val="28"/>
          <w:lang w:val="en"/>
        </w:rPr>
        <w:t>như sau:</w:t>
      </w:r>
    </w:p>
    <w:p w:rsidR="00C663BB" w:rsidRDefault="00D16865" w:rsidP="004C0ED2">
      <w:pPr>
        <w:spacing w:before="200" w:after="0" w:line="240" w:lineRule="auto"/>
        <w:ind w:firstLine="567"/>
        <w:jc w:val="both"/>
        <w:rPr>
          <w:szCs w:val="28"/>
          <w:shd w:val="clear" w:color="auto" w:fill="FFFFFF"/>
        </w:rPr>
      </w:pPr>
      <w:r w:rsidRPr="00DA758B">
        <w:rPr>
          <w:bCs/>
          <w:szCs w:val="28"/>
          <w:lang w:val="nl-NL"/>
        </w:rPr>
        <w:t>a) Trường hợp không phát hiện văn bản được kiểm tra trái pháp luật</w:t>
      </w:r>
      <w:r w:rsidR="00E03E63" w:rsidRPr="00DA758B">
        <w:rPr>
          <w:bCs/>
          <w:szCs w:val="28"/>
          <w:lang w:val="nl-NL"/>
        </w:rPr>
        <w:t xml:space="preserve"> nhưng </w:t>
      </w:r>
      <w:r w:rsidR="00DC0F5C" w:rsidRPr="00DA758B">
        <w:rPr>
          <w:szCs w:val="28"/>
          <w:shd w:val="clear" w:color="auto" w:fill="FFFFFF"/>
          <w:lang w:val="vi-VN"/>
        </w:rPr>
        <w:t xml:space="preserve">văn bản được </w:t>
      </w:r>
      <w:r w:rsidR="00E03E63" w:rsidRPr="00DA758B">
        <w:rPr>
          <w:szCs w:val="28"/>
          <w:shd w:val="clear" w:color="auto" w:fill="FFFFFF"/>
        </w:rPr>
        <w:t xml:space="preserve">kiểm tra theo căn cứ là </w:t>
      </w:r>
      <w:r w:rsidR="00DC0F5C" w:rsidRPr="00DA758B">
        <w:rPr>
          <w:szCs w:val="28"/>
          <w:shd w:val="clear" w:color="auto" w:fill="FFFFFF"/>
        </w:rPr>
        <w:t xml:space="preserve">yêu cầu, chỉ đạo của Chính phủ, Thủ tướng Chính phủ hoặc cơ quan, người có thẩm quyền, </w:t>
      </w:r>
      <w:r w:rsidR="00DC0F5C" w:rsidRPr="00DA758B">
        <w:rPr>
          <w:szCs w:val="28"/>
          <w:shd w:val="clear" w:color="auto" w:fill="FFFFFF"/>
          <w:lang w:val="vi-VN"/>
        </w:rPr>
        <w:t>th</w:t>
      </w:r>
      <w:r w:rsidR="00DC0F5C" w:rsidRPr="00DA758B">
        <w:rPr>
          <w:szCs w:val="28"/>
          <w:shd w:val="clear" w:color="auto" w:fill="FFFFFF"/>
        </w:rPr>
        <w:t>ì Bộ trưởng, Thủ trưởng cơ quan ngang bộ báo cáo Chính phủ, Thủ tướng Chính phủ</w:t>
      </w:r>
      <w:r w:rsidR="00DC0F5C" w:rsidRPr="00DA758B">
        <w:rPr>
          <w:szCs w:val="28"/>
          <w:shd w:val="clear" w:color="auto" w:fill="FFFFFF"/>
          <w:lang w:val="vi-VN"/>
        </w:rPr>
        <w:t xml:space="preserve"> </w:t>
      </w:r>
      <w:r w:rsidR="00DC0F5C" w:rsidRPr="00DA758B">
        <w:rPr>
          <w:szCs w:val="28"/>
          <w:shd w:val="clear" w:color="auto" w:fill="FFFFFF"/>
        </w:rPr>
        <w:t>và cơ quan, ngư</w:t>
      </w:r>
      <w:r w:rsidR="00DC0F5C" w:rsidRPr="00DA758B">
        <w:rPr>
          <w:szCs w:val="28"/>
          <w:shd w:val="clear" w:color="auto" w:fill="FFFFFF"/>
          <w:lang w:val="vi-VN"/>
        </w:rPr>
        <w:t>ời c</w:t>
      </w:r>
      <w:r w:rsidR="00DC0F5C" w:rsidRPr="00DA758B">
        <w:rPr>
          <w:szCs w:val="28"/>
          <w:shd w:val="clear" w:color="auto" w:fill="FFFFFF"/>
        </w:rPr>
        <w:t>ó th</w:t>
      </w:r>
      <w:r w:rsidR="00DC0F5C" w:rsidRPr="00DA758B">
        <w:rPr>
          <w:szCs w:val="28"/>
          <w:shd w:val="clear" w:color="auto" w:fill="FFFFFF"/>
          <w:lang w:val="vi-VN"/>
        </w:rPr>
        <w:t>ẩm quyền đ</w:t>
      </w:r>
      <w:r w:rsidR="00DC0F5C" w:rsidRPr="00DA758B">
        <w:rPr>
          <w:szCs w:val="28"/>
          <w:shd w:val="clear" w:color="auto" w:fill="FFFFFF"/>
        </w:rPr>
        <w:t>ã yêu c</w:t>
      </w:r>
      <w:r w:rsidR="00DC0F5C" w:rsidRPr="00DA758B">
        <w:rPr>
          <w:szCs w:val="28"/>
          <w:shd w:val="clear" w:color="auto" w:fill="FFFFFF"/>
          <w:lang w:val="vi-VN"/>
        </w:rPr>
        <w:t>ầu, chỉ đạo kiểm tra văn bản</w:t>
      </w:r>
      <w:r w:rsidR="00546324">
        <w:rPr>
          <w:szCs w:val="28"/>
          <w:shd w:val="clear" w:color="auto" w:fill="FFFFFF"/>
        </w:rPr>
        <w:t>;</w:t>
      </w:r>
    </w:p>
    <w:p w:rsidR="00C663BB" w:rsidRDefault="00DC0F5C" w:rsidP="004C0ED2">
      <w:pPr>
        <w:spacing w:before="200" w:after="0" w:line="240" w:lineRule="auto"/>
        <w:ind w:firstLine="567"/>
        <w:jc w:val="both"/>
        <w:rPr>
          <w:szCs w:val="28"/>
          <w:shd w:val="clear" w:color="auto" w:fill="FFFFFF"/>
        </w:rPr>
      </w:pPr>
      <w:r w:rsidRPr="00DA758B">
        <w:rPr>
          <w:bCs/>
          <w:szCs w:val="28"/>
          <w:lang w:val="nl-NL"/>
        </w:rPr>
        <w:t xml:space="preserve">b) </w:t>
      </w:r>
      <w:r w:rsidRPr="00DA758B">
        <w:rPr>
          <w:szCs w:val="28"/>
        </w:rPr>
        <w:t xml:space="preserve">Trường hợp phát hiện văn bản trái pháp luật, </w:t>
      </w:r>
      <w:r w:rsidRPr="00DA758B">
        <w:rPr>
          <w:bCs/>
          <w:szCs w:val="28"/>
          <w:lang w:val="nl-NL"/>
        </w:rPr>
        <w:t>Bộ trưởng, Thủ trưởng cơ quan ngang bộ báo cáo</w:t>
      </w:r>
      <w:r w:rsidRPr="00DA758B">
        <w:rPr>
          <w:szCs w:val="28"/>
        </w:rPr>
        <w:t xml:space="preserve"> Chính phủ, Thủ tướng Chính phủ </w:t>
      </w:r>
      <w:r w:rsidR="003A548D" w:rsidRPr="00DA758B">
        <w:rPr>
          <w:szCs w:val="28"/>
        </w:rPr>
        <w:t xml:space="preserve">để xem xét, xử lý văn bản </w:t>
      </w:r>
      <w:r w:rsidRPr="00DA758B">
        <w:rPr>
          <w:szCs w:val="28"/>
          <w:shd w:val="clear" w:color="auto" w:fill="FFFFFF"/>
        </w:rPr>
        <w:t xml:space="preserve">và </w:t>
      </w:r>
      <w:r w:rsidR="00FD21A7" w:rsidRPr="00DA758B">
        <w:rPr>
          <w:szCs w:val="28"/>
          <w:shd w:val="clear" w:color="auto" w:fill="FFFFFF"/>
        </w:rPr>
        <w:t xml:space="preserve">báo cáo </w:t>
      </w:r>
      <w:r w:rsidRPr="00DA758B">
        <w:rPr>
          <w:szCs w:val="28"/>
          <w:shd w:val="clear" w:color="auto" w:fill="FFFFFF"/>
        </w:rPr>
        <w:t>cơ quan, ngư</w:t>
      </w:r>
      <w:r w:rsidRPr="00DA758B">
        <w:rPr>
          <w:szCs w:val="28"/>
          <w:shd w:val="clear" w:color="auto" w:fill="FFFFFF"/>
          <w:lang w:val="vi-VN"/>
        </w:rPr>
        <w:t>ời c</w:t>
      </w:r>
      <w:r w:rsidRPr="00DA758B">
        <w:rPr>
          <w:szCs w:val="28"/>
          <w:shd w:val="clear" w:color="auto" w:fill="FFFFFF"/>
        </w:rPr>
        <w:t>ó th</w:t>
      </w:r>
      <w:r w:rsidRPr="00DA758B">
        <w:rPr>
          <w:szCs w:val="28"/>
          <w:shd w:val="clear" w:color="auto" w:fill="FFFFFF"/>
          <w:lang w:val="vi-VN"/>
        </w:rPr>
        <w:t>ẩm quyền đ</w:t>
      </w:r>
      <w:r w:rsidRPr="00DA758B">
        <w:rPr>
          <w:szCs w:val="28"/>
          <w:shd w:val="clear" w:color="auto" w:fill="FFFFFF"/>
        </w:rPr>
        <w:t>ã yêu c</w:t>
      </w:r>
      <w:r w:rsidRPr="00DA758B">
        <w:rPr>
          <w:szCs w:val="28"/>
          <w:shd w:val="clear" w:color="auto" w:fill="FFFFFF"/>
          <w:lang w:val="vi-VN"/>
        </w:rPr>
        <w:t>ầu, chỉ đạo kiểm tra văn bản</w:t>
      </w:r>
      <w:r w:rsidR="003A548D" w:rsidRPr="00DA758B">
        <w:rPr>
          <w:szCs w:val="28"/>
          <w:shd w:val="clear" w:color="auto" w:fill="FFFFFF"/>
        </w:rPr>
        <w:t xml:space="preserve"> (nếu có)</w:t>
      </w:r>
      <w:r w:rsidR="002B660B">
        <w:rPr>
          <w:szCs w:val="28"/>
          <w:shd w:val="clear" w:color="auto" w:fill="FFFFFF"/>
        </w:rPr>
        <w:t>;</w:t>
      </w:r>
      <w:r w:rsidRPr="00DA758B">
        <w:rPr>
          <w:szCs w:val="28"/>
          <w:shd w:val="clear" w:color="auto" w:fill="FFFFFF"/>
        </w:rPr>
        <w:t xml:space="preserve"> đồng thời</w:t>
      </w:r>
      <w:r w:rsidR="002B660B">
        <w:rPr>
          <w:szCs w:val="28"/>
          <w:shd w:val="clear" w:color="auto" w:fill="FFFFFF"/>
        </w:rPr>
        <w:t>,</w:t>
      </w:r>
      <w:r w:rsidRPr="00DA758B">
        <w:rPr>
          <w:szCs w:val="28"/>
          <w:shd w:val="clear" w:color="auto" w:fill="FFFFFF"/>
        </w:rPr>
        <w:t xml:space="preserve"> gửi cho </w:t>
      </w:r>
      <w:r w:rsidR="00333832" w:rsidRPr="00DA758B">
        <w:rPr>
          <w:szCs w:val="28"/>
          <w:shd w:val="clear" w:color="auto" w:fill="FFFFFF"/>
        </w:rPr>
        <w:t>Bộ Tư pháp để theo dõi, tổng hợp</w:t>
      </w:r>
      <w:r w:rsidR="00FC4D6C">
        <w:rPr>
          <w:szCs w:val="28"/>
        </w:rPr>
        <w:t xml:space="preserve"> và</w:t>
      </w:r>
      <w:r w:rsidR="00546324">
        <w:rPr>
          <w:szCs w:val="28"/>
        </w:rPr>
        <w:t xml:space="preserve"> </w:t>
      </w:r>
      <w:r w:rsidR="003A02C7">
        <w:rPr>
          <w:szCs w:val="28"/>
          <w:shd w:val="clear" w:color="auto" w:fill="FFFFFF"/>
        </w:rPr>
        <w:t>bộ, cơ quan ngang bộ chủ trì soạn thảo, trình ban hành văn bản trái pháp luật</w:t>
      </w:r>
      <w:r w:rsidR="00FC4D6C">
        <w:rPr>
          <w:szCs w:val="28"/>
          <w:shd w:val="clear" w:color="auto" w:fill="FFFFFF"/>
        </w:rPr>
        <w:t>, cơ quan đã liên tịch ban hành văn bản</w:t>
      </w:r>
      <w:r w:rsidR="00D70AE7">
        <w:rPr>
          <w:szCs w:val="28"/>
          <w:shd w:val="clear" w:color="auto" w:fill="FFFFFF"/>
        </w:rPr>
        <w:t>;</w:t>
      </w:r>
    </w:p>
    <w:p w:rsidR="00C663BB" w:rsidRDefault="00936437" w:rsidP="004C0ED2">
      <w:pPr>
        <w:spacing w:before="200" w:after="0" w:line="240" w:lineRule="auto"/>
        <w:ind w:firstLine="567"/>
        <w:jc w:val="both"/>
        <w:rPr>
          <w:rFonts w:cs="Times New Roman"/>
          <w:b/>
          <w:szCs w:val="28"/>
        </w:rPr>
      </w:pPr>
      <w:r>
        <w:rPr>
          <w:szCs w:val="28"/>
        </w:rPr>
        <w:t xml:space="preserve">c) Báo cáo kết quả kiểm tra quy định tại điểm a và điểm b khoản này được thực hiện </w:t>
      </w:r>
      <w:r w:rsidRPr="00DA758B">
        <w:rPr>
          <w:iCs/>
          <w:szCs w:val="28"/>
        </w:rPr>
        <w:t xml:space="preserve">trong thời hạn 07 ngày làm việc kể từ ngày kết thúc thời hạn kiểm tra quy định tại Điều 4 </w:t>
      </w:r>
      <w:ins w:id="43" w:author="CKTVB" w:date="2025-12-22T13:39:00Z">
        <w:r w:rsidR="00AE5700">
          <w:rPr>
            <w:iCs/>
            <w:szCs w:val="28"/>
          </w:rPr>
          <w:t xml:space="preserve">của </w:t>
        </w:r>
      </w:ins>
      <w:r w:rsidRPr="00DA758B">
        <w:rPr>
          <w:iCs/>
          <w:szCs w:val="28"/>
        </w:rPr>
        <w:t>Quy chế này</w:t>
      </w:r>
      <w:r>
        <w:rPr>
          <w:bCs/>
          <w:szCs w:val="28"/>
          <w:lang w:val="en"/>
        </w:rPr>
        <w:t>.</w:t>
      </w:r>
    </w:p>
    <w:p w:rsidR="00C663BB" w:rsidRDefault="00FA00ED" w:rsidP="004C0ED2">
      <w:pPr>
        <w:spacing w:before="200" w:after="0" w:line="240" w:lineRule="auto"/>
        <w:ind w:firstLine="567"/>
        <w:jc w:val="both"/>
        <w:rPr>
          <w:rFonts w:eastAsia="Times New Roman" w:cs="Times New Roman"/>
          <w:szCs w:val="28"/>
        </w:rPr>
      </w:pPr>
      <w:r w:rsidRPr="00DA758B">
        <w:rPr>
          <w:rFonts w:eastAsia="Times New Roman" w:cs="Times New Roman"/>
          <w:szCs w:val="28"/>
          <w:lang w:val="en"/>
        </w:rPr>
        <w:t>3</w:t>
      </w:r>
      <w:r w:rsidR="00DC0F5C" w:rsidRPr="00DA758B">
        <w:rPr>
          <w:rFonts w:eastAsia="Times New Roman" w:cs="Times New Roman"/>
          <w:szCs w:val="28"/>
          <w:lang w:val="en"/>
        </w:rPr>
        <w:t>. Báo cáo k</w:t>
      </w:r>
      <w:r w:rsidR="00DC0F5C" w:rsidRPr="00DA758B">
        <w:rPr>
          <w:rFonts w:eastAsia="Times New Roman" w:cs="Times New Roman"/>
          <w:szCs w:val="28"/>
          <w:lang w:val="vi-VN"/>
        </w:rPr>
        <w:t>ết quả tự kiểm tra đối với văn bản tr</w:t>
      </w:r>
      <w:r w:rsidR="00DC0F5C" w:rsidRPr="00DA758B">
        <w:rPr>
          <w:rFonts w:eastAsia="Times New Roman" w:cs="Times New Roman"/>
          <w:szCs w:val="28"/>
        </w:rPr>
        <w:t>ái pháp luật</w:t>
      </w:r>
      <w:r w:rsidR="00DC0F5C" w:rsidRPr="00DA758B">
        <w:rPr>
          <w:rFonts w:eastAsia="Times New Roman" w:cs="Times New Roman"/>
          <w:szCs w:val="28"/>
          <w:lang w:val="vi-VN"/>
        </w:rPr>
        <w:t> </w:t>
      </w:r>
      <w:r w:rsidR="00936437">
        <w:rPr>
          <w:rFonts w:eastAsia="Times New Roman" w:cs="Times New Roman"/>
          <w:szCs w:val="28"/>
        </w:rPr>
        <w:t>bao gồm các nội dung quy định tại khoản 2 Điều</w:t>
      </w:r>
      <w:r w:rsidR="006B6809">
        <w:rPr>
          <w:rFonts w:eastAsia="Times New Roman" w:cs="Times New Roman"/>
          <w:szCs w:val="28"/>
        </w:rPr>
        <w:t xml:space="preserve"> 17 </w:t>
      </w:r>
      <w:ins w:id="44" w:author="CKTVB" w:date="2025-12-22T13:39:00Z">
        <w:r w:rsidR="00AE5700">
          <w:rPr>
            <w:rFonts w:eastAsia="Times New Roman" w:cs="Times New Roman"/>
            <w:szCs w:val="28"/>
          </w:rPr>
          <w:t xml:space="preserve">của </w:t>
        </w:r>
      </w:ins>
      <w:r w:rsidR="006B6809">
        <w:rPr>
          <w:rFonts w:eastAsia="Times New Roman" w:cs="Times New Roman"/>
          <w:szCs w:val="28"/>
        </w:rPr>
        <w:t>Nghị định số 79/2025/NĐ-CP và nội dung khác có liên quan (nếu có).</w:t>
      </w:r>
    </w:p>
    <w:p w:rsidR="00C663BB" w:rsidRDefault="00DC0F5C" w:rsidP="004C0ED2">
      <w:pPr>
        <w:spacing w:before="200" w:after="0" w:line="240" w:lineRule="auto"/>
        <w:ind w:firstLine="567"/>
        <w:jc w:val="both"/>
        <w:rPr>
          <w:rFonts w:cs="Times New Roman"/>
          <w:b/>
          <w:szCs w:val="28"/>
        </w:rPr>
      </w:pPr>
      <w:r w:rsidRPr="00AC7EAD">
        <w:rPr>
          <w:b/>
          <w:szCs w:val="28"/>
          <w:shd w:val="clear" w:color="auto" w:fill="FFFFFF"/>
        </w:rPr>
        <w:t>Điều 1</w:t>
      </w:r>
      <w:r w:rsidR="00B83B72">
        <w:rPr>
          <w:b/>
          <w:szCs w:val="28"/>
          <w:shd w:val="clear" w:color="auto" w:fill="FFFFFF"/>
        </w:rPr>
        <w:t>5</w:t>
      </w:r>
      <w:r w:rsidRPr="00AC7EAD">
        <w:rPr>
          <w:b/>
          <w:szCs w:val="28"/>
          <w:shd w:val="clear" w:color="auto" w:fill="FFFFFF"/>
        </w:rPr>
        <w:t>. Tiếp nhận, xử lý báo cáo kết quả tự kiểm tra văn bản</w:t>
      </w:r>
    </w:p>
    <w:p w:rsidR="00C663BB" w:rsidRPr="003075FB" w:rsidRDefault="00DC0F5C" w:rsidP="003075FB">
      <w:pPr>
        <w:spacing w:before="200" w:after="0" w:line="240" w:lineRule="auto"/>
        <w:ind w:firstLine="567"/>
        <w:jc w:val="both"/>
        <w:rPr>
          <w:rFonts w:cs="Times New Roman"/>
          <w:b/>
          <w:strike/>
          <w:szCs w:val="28"/>
        </w:rPr>
      </w:pPr>
      <w:r w:rsidRPr="00AC7EAD">
        <w:rPr>
          <w:szCs w:val="28"/>
        </w:rPr>
        <w:lastRenderedPageBreak/>
        <w:t>Văn phòng Chính phủ tiếp nhận</w:t>
      </w:r>
      <w:r w:rsidR="0027072A">
        <w:rPr>
          <w:szCs w:val="28"/>
        </w:rPr>
        <w:t>, xử lý</w:t>
      </w:r>
      <w:r w:rsidRPr="00AC7EAD">
        <w:rPr>
          <w:szCs w:val="28"/>
        </w:rPr>
        <w:t xml:space="preserve"> báo cáo kết quả tự kiểm tra văn bản</w:t>
      </w:r>
      <w:r w:rsidRPr="003075FB">
        <w:rPr>
          <w:strike/>
          <w:szCs w:val="28"/>
          <w:lang w:val="en"/>
        </w:rPr>
        <w:t xml:space="preserve"> </w:t>
      </w:r>
      <w:r w:rsidR="00936437">
        <w:rPr>
          <w:szCs w:val="28"/>
          <w:lang w:val="en"/>
        </w:rPr>
        <w:t>theo Quy chế làm việc của Chính</w:t>
      </w:r>
      <w:r w:rsidR="00DF5922">
        <w:rPr>
          <w:szCs w:val="28"/>
          <w:lang w:val="en"/>
        </w:rPr>
        <w:t xml:space="preserve"> phủ</w:t>
      </w:r>
      <w:r w:rsidRPr="00DA758B">
        <w:rPr>
          <w:szCs w:val="28"/>
          <w:lang w:val="en"/>
        </w:rPr>
        <w:t xml:space="preserve">. </w:t>
      </w:r>
    </w:p>
    <w:p w:rsidR="00C663BB" w:rsidRDefault="00DC0F5C" w:rsidP="004C0ED2">
      <w:pPr>
        <w:spacing w:before="240" w:after="0" w:line="240" w:lineRule="auto"/>
        <w:ind w:firstLine="567"/>
        <w:jc w:val="both"/>
        <w:rPr>
          <w:rFonts w:cs="Times New Roman"/>
          <w:b/>
          <w:szCs w:val="28"/>
        </w:rPr>
      </w:pPr>
      <w:r w:rsidRPr="00DA758B">
        <w:rPr>
          <w:rFonts w:cs="Times New Roman"/>
          <w:b/>
          <w:szCs w:val="28"/>
        </w:rPr>
        <w:t>Điều 1</w:t>
      </w:r>
      <w:r w:rsidR="00B83B72">
        <w:rPr>
          <w:rFonts w:cs="Times New Roman"/>
          <w:b/>
          <w:szCs w:val="28"/>
        </w:rPr>
        <w:t>6</w:t>
      </w:r>
      <w:r w:rsidRPr="00DA758B">
        <w:rPr>
          <w:rFonts w:cs="Times New Roman"/>
          <w:b/>
          <w:szCs w:val="28"/>
        </w:rPr>
        <w:t xml:space="preserve">. Xử lý </w:t>
      </w:r>
      <w:r w:rsidR="00AF0D3A">
        <w:rPr>
          <w:rFonts w:cs="Times New Roman"/>
          <w:b/>
          <w:szCs w:val="28"/>
        </w:rPr>
        <w:t xml:space="preserve">và công bố </w:t>
      </w:r>
      <w:r w:rsidRPr="00DA758B">
        <w:rPr>
          <w:rFonts w:cs="Times New Roman"/>
          <w:b/>
          <w:szCs w:val="28"/>
        </w:rPr>
        <w:t xml:space="preserve">văn bản </w:t>
      </w:r>
      <w:r w:rsidR="00AF0D3A" w:rsidRPr="00AC7EAD">
        <w:rPr>
          <w:rFonts w:cs="Times New Roman"/>
          <w:b/>
          <w:szCs w:val="28"/>
        </w:rPr>
        <w:t>xử lý văn bản trái pháp luật</w:t>
      </w:r>
      <w:r w:rsidR="00AF0D3A" w:rsidRPr="00DA758B">
        <w:rPr>
          <w:rFonts w:cs="Times New Roman"/>
          <w:b/>
          <w:szCs w:val="28"/>
        </w:rPr>
        <w:t xml:space="preserve"> </w:t>
      </w:r>
    </w:p>
    <w:p w:rsidR="00C663BB" w:rsidRPr="00AF0D3A" w:rsidRDefault="00DC0F5C" w:rsidP="004C0ED2">
      <w:pPr>
        <w:spacing w:before="240" w:after="0" w:line="240" w:lineRule="auto"/>
        <w:ind w:firstLine="567"/>
        <w:jc w:val="both"/>
        <w:rPr>
          <w:szCs w:val="28"/>
          <w:lang w:val="en"/>
        </w:rPr>
      </w:pPr>
      <w:r w:rsidRPr="00B772C9">
        <w:rPr>
          <w:szCs w:val="28"/>
        </w:rPr>
        <w:t xml:space="preserve">1. </w:t>
      </w:r>
      <w:r w:rsidR="00AF0D3A">
        <w:rPr>
          <w:szCs w:val="28"/>
        </w:rPr>
        <w:t xml:space="preserve">Thẩm quyền, </w:t>
      </w:r>
      <w:r w:rsidR="00AF0D3A">
        <w:rPr>
          <w:szCs w:val="28"/>
          <w:lang w:val="en"/>
        </w:rPr>
        <w:t>h</w:t>
      </w:r>
      <w:r w:rsidRPr="00DA758B">
        <w:rPr>
          <w:szCs w:val="28"/>
          <w:lang w:val="en"/>
        </w:rPr>
        <w:t xml:space="preserve">ình thức, thời hạn, trình tự, thủ tục ban hành văn bản xử lý văn bản trái pháp luật do Chính phủ, Thủ tướng Chính phủ ban hành </w:t>
      </w:r>
      <w:r w:rsidR="003A02C7">
        <w:rPr>
          <w:szCs w:val="28"/>
          <w:lang w:val="en"/>
        </w:rPr>
        <w:t xml:space="preserve">hoặc liên tịch ban hành </w:t>
      </w:r>
      <w:r w:rsidRPr="00DA758B">
        <w:rPr>
          <w:szCs w:val="28"/>
          <w:lang w:val="en"/>
        </w:rPr>
        <w:t>thực hiện theo quy định pháp luật hiện hành.</w:t>
      </w:r>
    </w:p>
    <w:p w:rsidR="00DC0F5C" w:rsidRPr="00C663BB" w:rsidRDefault="00AF0D3A" w:rsidP="004C0ED2">
      <w:pPr>
        <w:spacing w:before="240" w:after="0" w:line="240" w:lineRule="auto"/>
        <w:ind w:firstLine="567"/>
        <w:jc w:val="both"/>
        <w:rPr>
          <w:rFonts w:cs="Times New Roman"/>
          <w:b/>
          <w:szCs w:val="28"/>
        </w:rPr>
      </w:pPr>
      <w:r w:rsidRPr="00AF0D3A">
        <w:rPr>
          <w:rFonts w:cs="Times New Roman"/>
          <w:bCs/>
          <w:szCs w:val="28"/>
        </w:rPr>
        <w:t>2.</w:t>
      </w:r>
      <w:r>
        <w:rPr>
          <w:rFonts w:cs="Times New Roman"/>
          <w:b/>
          <w:szCs w:val="28"/>
        </w:rPr>
        <w:t xml:space="preserve"> </w:t>
      </w:r>
      <w:r w:rsidR="00936437">
        <w:rPr>
          <w:rFonts w:cs="Times New Roman"/>
          <w:szCs w:val="28"/>
        </w:rPr>
        <w:t xml:space="preserve">Bộ trưởng, Thủ trưởng cơ quan ngang bộ đã tham mưu soạn thảo, trình văn bản xử lý văn bản trái pháp luật </w:t>
      </w:r>
      <w:r w:rsidR="006C4BAB">
        <w:rPr>
          <w:rFonts w:cs="Times New Roman"/>
          <w:szCs w:val="28"/>
        </w:rPr>
        <w:t xml:space="preserve">thì </w:t>
      </w:r>
      <w:r w:rsidR="00DC0F5C" w:rsidRPr="00DA758B">
        <w:rPr>
          <w:rFonts w:cs="Times New Roman"/>
          <w:szCs w:val="28"/>
          <w:shd w:val="clear" w:color="auto" w:fill="FFFFFF"/>
        </w:rPr>
        <w:t xml:space="preserve">chủ trì, phối hợp với bộ, cơ quan ngang bộ </w:t>
      </w:r>
      <w:r w:rsidR="00936437">
        <w:rPr>
          <w:rFonts w:cs="Times New Roman"/>
          <w:szCs w:val="28"/>
          <w:shd w:val="clear" w:color="auto" w:fill="FFFFFF"/>
        </w:rPr>
        <w:t xml:space="preserve">có liên quan </w:t>
      </w:r>
      <w:r w:rsidR="00DC0F5C" w:rsidRPr="00DA758B">
        <w:rPr>
          <w:rFonts w:cs="Times New Roman"/>
          <w:szCs w:val="28"/>
          <w:shd w:val="clear" w:color="auto" w:fill="FFFFFF"/>
        </w:rPr>
        <w:t xml:space="preserve">thực hiện công bố văn bản xử lý văn bản trái pháp luật theo quy định tại khoản 6 Điều 12 </w:t>
      </w:r>
      <w:ins w:id="45" w:author="CKTVB" w:date="2025-12-22T13:40:00Z">
        <w:r w:rsidR="00AE5700">
          <w:rPr>
            <w:rFonts w:cs="Times New Roman"/>
            <w:szCs w:val="28"/>
            <w:shd w:val="clear" w:color="auto" w:fill="FFFFFF"/>
          </w:rPr>
          <w:t xml:space="preserve">của </w:t>
        </w:r>
      </w:ins>
      <w:r w:rsidR="00DC0F5C" w:rsidRPr="00DA758B">
        <w:rPr>
          <w:rFonts w:cs="Times New Roman"/>
          <w:szCs w:val="28"/>
        </w:rPr>
        <w:t xml:space="preserve">Nghị định </w:t>
      </w:r>
      <w:r w:rsidR="00DC0F5C" w:rsidRPr="00DA758B">
        <w:rPr>
          <w:rFonts w:cs="Times New Roman"/>
          <w:iCs/>
          <w:szCs w:val="28"/>
        </w:rPr>
        <w:t xml:space="preserve">số </w:t>
      </w:r>
      <w:hyperlink r:id="rId17" w:tgtFrame="_blank" w:history="1">
        <w:r w:rsidR="00DC0F5C" w:rsidRPr="00DA758B">
          <w:rPr>
            <w:rStyle w:val="Hyperlink"/>
            <w:rFonts w:cs="Times New Roman"/>
            <w:iCs/>
            <w:color w:val="auto"/>
            <w:szCs w:val="28"/>
            <w:u w:val="none"/>
          </w:rPr>
          <w:t>79/2025/NĐ-CP</w:t>
        </w:r>
      </w:hyperlink>
      <w:r w:rsidR="00DC0F5C" w:rsidRPr="00DA758B">
        <w:rPr>
          <w:rFonts w:cs="Times New Roman"/>
          <w:iCs/>
          <w:szCs w:val="28"/>
        </w:rPr>
        <w:t xml:space="preserve"> và công bố trên Cổng Pháp luật quốc gia.</w:t>
      </w:r>
    </w:p>
    <w:p w:rsidR="006B6C70" w:rsidRPr="00B84AF0" w:rsidRDefault="006B6C70" w:rsidP="004C0ED2">
      <w:pPr>
        <w:spacing w:after="0" w:line="240" w:lineRule="auto"/>
        <w:jc w:val="center"/>
        <w:rPr>
          <w:rFonts w:cs="Times New Roman"/>
          <w:bCs/>
          <w:sz w:val="2"/>
          <w:szCs w:val="2"/>
        </w:rPr>
      </w:pPr>
    </w:p>
    <w:p w:rsidR="009B3C71" w:rsidRDefault="009B3C71" w:rsidP="004C0ED2">
      <w:pPr>
        <w:spacing w:after="0" w:line="240" w:lineRule="auto"/>
        <w:jc w:val="center"/>
        <w:rPr>
          <w:rFonts w:cs="Times New Roman"/>
          <w:b/>
          <w:szCs w:val="28"/>
        </w:rPr>
      </w:pPr>
    </w:p>
    <w:p w:rsidR="00DC0F5C" w:rsidRPr="006649D9" w:rsidRDefault="00DC0F5C" w:rsidP="004C0ED2">
      <w:pPr>
        <w:spacing w:after="0" w:line="240" w:lineRule="auto"/>
        <w:jc w:val="center"/>
        <w:rPr>
          <w:rFonts w:cs="Times New Roman"/>
          <w:b/>
          <w:szCs w:val="28"/>
        </w:rPr>
      </w:pPr>
      <w:r w:rsidRPr="006649D9">
        <w:rPr>
          <w:rFonts w:cs="Times New Roman"/>
          <w:b/>
          <w:szCs w:val="28"/>
        </w:rPr>
        <w:t>Chương III</w:t>
      </w:r>
    </w:p>
    <w:p w:rsidR="00DC0F5C" w:rsidRDefault="00DC0F5C" w:rsidP="004C0ED2">
      <w:pPr>
        <w:spacing w:after="0" w:line="240" w:lineRule="auto"/>
        <w:jc w:val="center"/>
        <w:rPr>
          <w:rFonts w:cs="Times New Roman"/>
          <w:b/>
          <w:szCs w:val="28"/>
        </w:rPr>
      </w:pPr>
      <w:r w:rsidRPr="006649D9">
        <w:rPr>
          <w:rFonts w:cs="Times New Roman"/>
          <w:b/>
          <w:szCs w:val="28"/>
        </w:rPr>
        <w:t>CHẾ ĐỘ THÔNG TIN VÀ TỔ CHỨC THỰC HIỆN</w:t>
      </w:r>
    </w:p>
    <w:p w:rsidR="004C0ED2" w:rsidRPr="004C0ED2" w:rsidRDefault="004C0ED2" w:rsidP="004C0ED2">
      <w:pPr>
        <w:spacing w:after="0" w:line="240" w:lineRule="auto"/>
        <w:jc w:val="center"/>
        <w:rPr>
          <w:rFonts w:cs="Times New Roman"/>
          <w:b/>
          <w:sz w:val="20"/>
          <w:szCs w:val="28"/>
        </w:rPr>
      </w:pPr>
    </w:p>
    <w:p w:rsidR="00DC0F5C" w:rsidRPr="006649D9" w:rsidRDefault="00DC0F5C" w:rsidP="004C0ED2">
      <w:pPr>
        <w:spacing w:before="120" w:after="0" w:line="240" w:lineRule="auto"/>
        <w:ind w:firstLine="567"/>
        <w:jc w:val="both"/>
        <w:rPr>
          <w:rFonts w:cs="Times New Roman"/>
          <w:szCs w:val="28"/>
        </w:rPr>
      </w:pPr>
      <w:r w:rsidRPr="006649D9">
        <w:rPr>
          <w:rFonts w:cs="Times New Roman"/>
          <w:b/>
          <w:bCs/>
          <w:szCs w:val="28"/>
        </w:rPr>
        <w:t xml:space="preserve">Điều </w:t>
      </w:r>
      <w:r w:rsidR="00B83B72">
        <w:rPr>
          <w:rFonts w:cs="Times New Roman"/>
          <w:b/>
          <w:bCs/>
          <w:szCs w:val="28"/>
        </w:rPr>
        <w:t>1</w:t>
      </w:r>
      <w:r w:rsidR="00AF0D3A">
        <w:rPr>
          <w:rFonts w:cs="Times New Roman"/>
          <w:b/>
          <w:bCs/>
          <w:szCs w:val="28"/>
        </w:rPr>
        <w:t>7</w:t>
      </w:r>
      <w:r w:rsidRPr="006649D9">
        <w:rPr>
          <w:rFonts w:cs="Times New Roman"/>
          <w:b/>
          <w:bCs/>
          <w:szCs w:val="28"/>
        </w:rPr>
        <w:t>. Chế độ phát ngôn và cung cấp thông tin</w:t>
      </w:r>
    </w:p>
    <w:p w:rsidR="00DC0F5C" w:rsidRPr="00DA758B" w:rsidRDefault="00DC0F5C" w:rsidP="004C0ED2">
      <w:pPr>
        <w:spacing w:before="120" w:after="0" w:line="240" w:lineRule="auto"/>
        <w:ind w:firstLine="567"/>
        <w:jc w:val="both"/>
        <w:rPr>
          <w:rFonts w:cs="Times New Roman"/>
          <w:szCs w:val="28"/>
        </w:rPr>
      </w:pPr>
      <w:r w:rsidRPr="00DA758B">
        <w:rPr>
          <w:rFonts w:cs="Times New Roman"/>
          <w:szCs w:val="28"/>
        </w:rPr>
        <w:t xml:space="preserve">Việc phát ngôn và cung cấp thông tin cho báo chí về văn bản có dấu hiệu trái pháp luật và kết quả kiểm tra văn bản do Chính phủ, Thủ tướng Chính phủ ban hành </w:t>
      </w:r>
      <w:r w:rsidR="003A02C7">
        <w:rPr>
          <w:rFonts w:cs="Times New Roman"/>
          <w:szCs w:val="28"/>
        </w:rPr>
        <w:t xml:space="preserve">hoặc liên tịch ban hành </w:t>
      </w:r>
      <w:r w:rsidRPr="00DA758B">
        <w:rPr>
          <w:rFonts w:cs="Times New Roman"/>
          <w:szCs w:val="28"/>
        </w:rPr>
        <w:t xml:space="preserve">được thực hiện theo quy định pháp luật và quy định của </w:t>
      </w:r>
      <w:r w:rsidRPr="00DA758B">
        <w:rPr>
          <w:rFonts w:cs="Times New Roman"/>
          <w:iCs/>
          <w:szCs w:val="28"/>
          <w:shd w:val="clear" w:color="auto" w:fill="FFFFFF"/>
        </w:rPr>
        <w:t>Chính phủ về việc phát ngôn và cung cấp thông tin cho báo chí của các cơ quan hành chính nhà nước</w:t>
      </w:r>
      <w:r w:rsidRPr="00DA758B">
        <w:rPr>
          <w:rFonts w:cs="Times New Roman"/>
          <w:szCs w:val="28"/>
        </w:rPr>
        <w:t>.</w:t>
      </w:r>
    </w:p>
    <w:p w:rsidR="00DC0F5C" w:rsidRPr="00DA758B" w:rsidRDefault="00DC0F5C" w:rsidP="004C0ED2">
      <w:pPr>
        <w:spacing w:before="120" w:after="0" w:line="240" w:lineRule="auto"/>
        <w:ind w:firstLine="567"/>
        <w:jc w:val="both"/>
        <w:rPr>
          <w:rFonts w:cs="Times New Roman"/>
          <w:szCs w:val="28"/>
        </w:rPr>
      </w:pPr>
      <w:r w:rsidRPr="00DA758B">
        <w:rPr>
          <w:rFonts w:cs="Times New Roman"/>
          <w:b/>
          <w:szCs w:val="28"/>
        </w:rPr>
        <w:t xml:space="preserve">Điều </w:t>
      </w:r>
      <w:r w:rsidR="00B83B72">
        <w:rPr>
          <w:rFonts w:cs="Times New Roman"/>
          <w:b/>
          <w:szCs w:val="28"/>
        </w:rPr>
        <w:t>1</w:t>
      </w:r>
      <w:r w:rsidR="00AF0D3A">
        <w:rPr>
          <w:rFonts w:cs="Times New Roman"/>
          <w:b/>
          <w:szCs w:val="28"/>
        </w:rPr>
        <w:t>8</w:t>
      </w:r>
      <w:r w:rsidRPr="00DA758B">
        <w:rPr>
          <w:rFonts w:cs="Times New Roman"/>
          <w:b/>
          <w:szCs w:val="28"/>
        </w:rPr>
        <w:t>. Trách nhiệm của bộ, cơ quan ngang bộ, cơ quan, tổ chức, cá nhân có liên quan</w:t>
      </w:r>
    </w:p>
    <w:p w:rsidR="00DC0F5C" w:rsidRPr="00DA758B" w:rsidRDefault="00DC0F5C" w:rsidP="004C0ED2">
      <w:pPr>
        <w:spacing w:before="120" w:after="0" w:line="240" w:lineRule="auto"/>
        <w:ind w:firstLine="567"/>
        <w:jc w:val="both"/>
        <w:rPr>
          <w:rFonts w:cs="Times New Roman"/>
          <w:szCs w:val="28"/>
        </w:rPr>
      </w:pPr>
      <w:r w:rsidRPr="00DA758B">
        <w:rPr>
          <w:rFonts w:cs="Times New Roman"/>
          <w:szCs w:val="28"/>
        </w:rPr>
        <w:t>1. Trách nhiệm của bộ, cơ quan ngang bộ</w:t>
      </w:r>
    </w:p>
    <w:p w:rsidR="00DC0F5C" w:rsidRPr="00DA758B" w:rsidRDefault="00DC0F5C" w:rsidP="004C0ED2">
      <w:pPr>
        <w:spacing w:before="120" w:after="0" w:line="240" w:lineRule="auto"/>
        <w:ind w:firstLine="567"/>
        <w:jc w:val="both"/>
        <w:rPr>
          <w:rFonts w:cs="Times New Roman"/>
          <w:szCs w:val="28"/>
        </w:rPr>
      </w:pPr>
      <w:r w:rsidRPr="00DA758B">
        <w:rPr>
          <w:rFonts w:cs="Times New Roman"/>
          <w:szCs w:val="28"/>
        </w:rPr>
        <w:t>a) Tổ chức quán triệt, triển khai, thực hiện nghiêm Quy chế này tại bộ, cơ quan ngang bộ;</w:t>
      </w:r>
    </w:p>
    <w:p w:rsidR="00DC0F5C" w:rsidRPr="00DA758B" w:rsidRDefault="00DC0F5C" w:rsidP="004C0ED2">
      <w:pPr>
        <w:spacing w:before="120" w:after="0" w:line="240" w:lineRule="auto"/>
        <w:ind w:firstLine="567"/>
        <w:jc w:val="both"/>
        <w:rPr>
          <w:rFonts w:cs="Times New Roman"/>
          <w:szCs w:val="28"/>
        </w:rPr>
      </w:pPr>
      <w:r w:rsidRPr="00DA758B">
        <w:rPr>
          <w:rFonts w:cs="Times New Roman"/>
          <w:szCs w:val="28"/>
        </w:rPr>
        <w:t>b) Báo cáo định kỳ hằng năm hoặc</w:t>
      </w:r>
      <w:bookmarkStart w:id="46" w:name="_GoBack"/>
      <w:bookmarkEnd w:id="46"/>
      <w:r w:rsidRPr="00DA758B">
        <w:rPr>
          <w:rFonts w:cs="Times New Roman"/>
          <w:szCs w:val="28"/>
        </w:rPr>
        <w:t xml:space="preserve"> báo cáo đột xuất, theo đề nghị của Bộ Tư pháp, theo yêu cầu, chỉ đạo của Chính phủ, Thủ tướng Chính phủ về tình hình, kết quả thực hiện Quy chế.</w:t>
      </w:r>
    </w:p>
    <w:p w:rsidR="00DC0F5C" w:rsidRPr="00DA758B" w:rsidRDefault="00DC0F5C" w:rsidP="004C0ED2">
      <w:pPr>
        <w:spacing w:before="120" w:after="0" w:line="240" w:lineRule="auto"/>
        <w:ind w:firstLine="567"/>
        <w:jc w:val="both"/>
        <w:rPr>
          <w:rFonts w:cs="Times New Roman"/>
          <w:szCs w:val="28"/>
        </w:rPr>
      </w:pPr>
      <w:r w:rsidRPr="00DA758B">
        <w:rPr>
          <w:rFonts w:cs="Times New Roman"/>
          <w:szCs w:val="28"/>
        </w:rPr>
        <w:t xml:space="preserve">Báo cáo định kỳ hằng năm quy định tại điểm này được tổng hợp chung vào </w:t>
      </w:r>
      <w:r w:rsidRPr="00DA758B">
        <w:rPr>
          <w:rFonts w:cs="Times New Roman"/>
          <w:szCs w:val="28"/>
          <w:shd w:val="clear" w:color="auto" w:fill="FFFFFF"/>
        </w:rPr>
        <w:t>báo cáo hằng năm về công tác kiểm tra, xử lý văn bản quy định tại Điều 32</w:t>
      </w:r>
      <w:ins w:id="47" w:author="CKTVB" w:date="2025-12-22T13:40:00Z">
        <w:r w:rsidR="00AE5700">
          <w:rPr>
            <w:rFonts w:cs="Times New Roman"/>
            <w:szCs w:val="28"/>
            <w:shd w:val="clear" w:color="auto" w:fill="FFFFFF"/>
          </w:rPr>
          <w:t xml:space="preserve"> của</w:t>
        </w:r>
      </w:ins>
      <w:r w:rsidRPr="00DA758B">
        <w:rPr>
          <w:rFonts w:cs="Times New Roman"/>
          <w:szCs w:val="28"/>
          <w:shd w:val="clear" w:color="auto" w:fill="FFFFFF"/>
        </w:rPr>
        <w:t xml:space="preserve"> Nghị định số 79/2025/NĐ-CP.</w:t>
      </w:r>
    </w:p>
    <w:p w:rsidR="00DC0F5C" w:rsidRPr="00DA758B" w:rsidRDefault="00DC0F5C" w:rsidP="004C0ED2">
      <w:pPr>
        <w:spacing w:before="160" w:after="0" w:line="240" w:lineRule="auto"/>
        <w:ind w:firstLine="567"/>
        <w:jc w:val="both"/>
        <w:rPr>
          <w:rFonts w:cs="Times New Roman"/>
          <w:szCs w:val="28"/>
          <w:shd w:val="clear" w:color="auto" w:fill="FFFFFF"/>
        </w:rPr>
      </w:pPr>
      <w:r w:rsidRPr="00DA758B">
        <w:rPr>
          <w:rFonts w:cs="Times New Roman"/>
          <w:szCs w:val="28"/>
        </w:rPr>
        <w:t xml:space="preserve">c) Kịp thời gửi kết quả tự kiểm tra văn bản; phối hợp, cung cấp hồ sơ tự kiểm tra văn bản, thông tin, tài liệu, cung cấp ý kiến, cử đại diện phù hợp </w:t>
      </w:r>
      <w:r w:rsidRPr="00DA758B">
        <w:rPr>
          <w:rFonts w:cs="Times New Roman"/>
          <w:szCs w:val="28"/>
          <w:shd w:val="clear" w:color="auto" w:fill="FFFFFF"/>
        </w:rPr>
        <w:t>tham gia các cuộc họp kiểm tra văn bản</w:t>
      </w:r>
      <w:r w:rsidRPr="00DA758B">
        <w:rPr>
          <w:rFonts w:cs="Times New Roman"/>
          <w:szCs w:val="28"/>
        </w:rPr>
        <w:t xml:space="preserve"> theo đề nghị. </w:t>
      </w:r>
    </w:p>
    <w:p w:rsidR="00DC0F5C" w:rsidRPr="00DA758B" w:rsidRDefault="00DC0F5C" w:rsidP="004C0ED2">
      <w:pPr>
        <w:spacing w:before="160" w:after="0" w:line="240" w:lineRule="auto"/>
        <w:ind w:firstLine="567"/>
        <w:jc w:val="both"/>
        <w:rPr>
          <w:rFonts w:cs="Times New Roman"/>
          <w:szCs w:val="28"/>
        </w:rPr>
      </w:pPr>
      <w:r w:rsidRPr="00DA758B">
        <w:rPr>
          <w:rFonts w:cs="Times New Roman"/>
          <w:szCs w:val="28"/>
        </w:rPr>
        <w:t>2. Trách nhiệm của cơ quan, tổ chức, cá nhân có liên quan</w:t>
      </w:r>
    </w:p>
    <w:p w:rsidR="00D16865" w:rsidRPr="00DA758B" w:rsidRDefault="00DC0F5C" w:rsidP="004C0ED2">
      <w:pPr>
        <w:spacing w:before="160" w:after="0" w:line="240" w:lineRule="auto"/>
        <w:ind w:firstLine="567"/>
        <w:jc w:val="both"/>
        <w:rPr>
          <w:rFonts w:cs="Times New Roman"/>
          <w:szCs w:val="28"/>
        </w:rPr>
      </w:pPr>
      <w:r w:rsidRPr="00DA758B">
        <w:rPr>
          <w:rFonts w:cs="Times New Roman"/>
          <w:szCs w:val="28"/>
        </w:rPr>
        <w:t xml:space="preserve">Kịp thời phối hợp, cung cấp thông tin, tài liệu, cung cấp ý kiến, cử đại diện phù hợp </w:t>
      </w:r>
      <w:r w:rsidRPr="00DA758B">
        <w:rPr>
          <w:rFonts w:cs="Times New Roman"/>
          <w:szCs w:val="28"/>
          <w:shd w:val="clear" w:color="auto" w:fill="FFFFFF"/>
        </w:rPr>
        <w:t>tham gia các cuộc họp kiểm tra văn bản</w:t>
      </w:r>
      <w:r w:rsidRPr="00DA758B">
        <w:rPr>
          <w:rFonts w:cs="Times New Roman"/>
          <w:szCs w:val="28"/>
        </w:rPr>
        <w:t xml:space="preserve"> theo đề nghị. </w:t>
      </w:r>
    </w:p>
    <w:p w:rsidR="00DC0F5C" w:rsidRPr="00DA758B" w:rsidRDefault="00DC0F5C" w:rsidP="004C0ED2">
      <w:pPr>
        <w:spacing w:before="160" w:after="0" w:line="240" w:lineRule="auto"/>
        <w:ind w:firstLine="567"/>
        <w:jc w:val="both"/>
        <w:rPr>
          <w:rFonts w:cs="Times New Roman"/>
          <w:szCs w:val="28"/>
        </w:rPr>
      </w:pPr>
      <w:r w:rsidRPr="00DA758B">
        <w:rPr>
          <w:rFonts w:cs="Times New Roman"/>
          <w:szCs w:val="28"/>
        </w:rPr>
        <w:lastRenderedPageBreak/>
        <w:t>3. Trong quá trình thực hiện Quy chế này, nếu có khó khăn, vướng mắc, các bộ, cơ quan ngang bộ, cơ quan, tổ chức, cá nhân có liên quan trao đổi ý kiến, phản ánh với Bộ Tư pháp để kịp thời hướng dẫn, khắc phục; trường hợp vượt quá thẩm quyền thì tổng hợp, báo cáo Thủ tướng Chính phủ xem xét, quyết định.</w:t>
      </w:r>
    </w:p>
    <w:p w:rsidR="00DC0F5C" w:rsidRPr="00DA758B" w:rsidRDefault="00DC0F5C" w:rsidP="004C0ED2">
      <w:pPr>
        <w:spacing w:before="160" w:after="0" w:line="240" w:lineRule="auto"/>
        <w:ind w:firstLine="567"/>
        <w:jc w:val="both"/>
        <w:rPr>
          <w:rFonts w:cs="Times New Roman"/>
          <w:b/>
          <w:szCs w:val="28"/>
        </w:rPr>
      </w:pPr>
      <w:r w:rsidRPr="00DA758B">
        <w:rPr>
          <w:rFonts w:cs="Times New Roman"/>
          <w:b/>
          <w:szCs w:val="28"/>
        </w:rPr>
        <w:t xml:space="preserve">Điều </w:t>
      </w:r>
      <w:r w:rsidR="00AF0D3A">
        <w:rPr>
          <w:rFonts w:cs="Times New Roman"/>
          <w:b/>
          <w:szCs w:val="28"/>
        </w:rPr>
        <w:t>19</w:t>
      </w:r>
      <w:r w:rsidRPr="00DA758B">
        <w:rPr>
          <w:rFonts w:cs="Times New Roman"/>
          <w:b/>
          <w:szCs w:val="28"/>
        </w:rPr>
        <w:t xml:space="preserve">. Trách nhiệm của Bộ Tư pháp </w:t>
      </w:r>
    </w:p>
    <w:p w:rsidR="00DC0F5C" w:rsidRPr="004C0ED2" w:rsidRDefault="00DC0F5C" w:rsidP="004C0ED2">
      <w:pPr>
        <w:spacing w:before="160" w:after="0" w:line="240" w:lineRule="auto"/>
        <w:ind w:firstLine="567"/>
        <w:jc w:val="both"/>
        <w:rPr>
          <w:rFonts w:cs="Times New Roman"/>
          <w:spacing w:val="2"/>
          <w:szCs w:val="28"/>
        </w:rPr>
      </w:pPr>
      <w:r w:rsidRPr="004C0ED2">
        <w:rPr>
          <w:rFonts w:cs="Times New Roman"/>
          <w:spacing w:val="2"/>
          <w:szCs w:val="28"/>
        </w:rPr>
        <w:t xml:space="preserve">Bộ Tư pháp thực hiện quy định tại Điều </w:t>
      </w:r>
      <w:r w:rsidR="000477F7">
        <w:rPr>
          <w:rFonts w:cs="Times New Roman"/>
          <w:spacing w:val="2"/>
          <w:szCs w:val="28"/>
        </w:rPr>
        <w:t>18</w:t>
      </w:r>
      <w:r w:rsidRPr="004C0ED2">
        <w:rPr>
          <w:rFonts w:cs="Times New Roman"/>
          <w:spacing w:val="2"/>
          <w:szCs w:val="28"/>
        </w:rPr>
        <w:t xml:space="preserve"> </w:t>
      </w:r>
      <w:ins w:id="48" w:author="CKTVB" w:date="2025-12-22T13:44:00Z">
        <w:r w:rsidR="00AE5700">
          <w:rPr>
            <w:rFonts w:cs="Times New Roman"/>
            <w:spacing w:val="2"/>
            <w:szCs w:val="28"/>
          </w:rPr>
          <w:t xml:space="preserve">của </w:t>
        </w:r>
      </w:ins>
      <w:r w:rsidRPr="004C0ED2">
        <w:rPr>
          <w:rFonts w:cs="Times New Roman"/>
          <w:spacing w:val="2"/>
          <w:szCs w:val="28"/>
        </w:rPr>
        <w:t>Quy chế này và có trách nhiệm sau:</w:t>
      </w:r>
    </w:p>
    <w:p w:rsidR="00DC0F5C" w:rsidRPr="00DA758B" w:rsidRDefault="00DC0F5C" w:rsidP="004C0ED2">
      <w:pPr>
        <w:spacing w:before="160" w:after="0" w:line="240" w:lineRule="auto"/>
        <w:ind w:firstLine="567"/>
        <w:jc w:val="both"/>
        <w:rPr>
          <w:rFonts w:cs="Times New Roman"/>
          <w:szCs w:val="28"/>
        </w:rPr>
      </w:pPr>
      <w:r w:rsidRPr="00DA758B">
        <w:rPr>
          <w:rFonts w:cs="Times New Roman"/>
          <w:szCs w:val="28"/>
        </w:rPr>
        <w:t xml:space="preserve">1. Triển khai, theo dõi, hướng dẫn, đôn đốc </w:t>
      </w:r>
      <w:r w:rsidRPr="00874B84">
        <w:rPr>
          <w:rFonts w:cs="Times New Roman"/>
          <w:iCs/>
          <w:szCs w:val="28"/>
        </w:rPr>
        <w:t>và kiểm tra</w:t>
      </w:r>
      <w:r w:rsidRPr="00DA758B">
        <w:rPr>
          <w:rFonts w:cs="Times New Roman"/>
          <w:szCs w:val="28"/>
        </w:rPr>
        <w:t xml:space="preserve"> việc thực hiện Quy chế này; trường hợp phát sinh vướng mắc vượt thẩm quyền thì kịp thời báo cáo Thủ tướng Chính phủ xem xét, chỉ đạo</w:t>
      </w:r>
      <w:r w:rsidR="00056A34">
        <w:rPr>
          <w:rFonts w:cs="Times New Roman"/>
          <w:szCs w:val="28"/>
        </w:rPr>
        <w:t>.</w:t>
      </w:r>
    </w:p>
    <w:p w:rsidR="00D16865" w:rsidRDefault="00DC0F5C" w:rsidP="004C0ED2">
      <w:pPr>
        <w:spacing w:before="160" w:after="0" w:line="240" w:lineRule="auto"/>
        <w:ind w:firstLine="567"/>
        <w:jc w:val="both"/>
        <w:rPr>
          <w:rFonts w:cs="Times New Roman"/>
          <w:szCs w:val="28"/>
          <w:shd w:val="clear" w:color="auto" w:fill="FFFFFF"/>
        </w:rPr>
      </w:pPr>
      <w:r w:rsidRPr="00DA758B">
        <w:rPr>
          <w:rFonts w:cs="Times New Roman"/>
          <w:szCs w:val="28"/>
        </w:rPr>
        <w:t>2. Tổng hợp, báo cáo định kỳ hằng năm hoặc báo cáo đột xuất, theo yêu cầu, chỉ đạo của Chính phủ, Thủ tướng Chính phủ về tình hình, kết quả thực hiện Quy chế.</w:t>
      </w:r>
      <w:r w:rsidR="00D16865" w:rsidRPr="00DA758B">
        <w:rPr>
          <w:rFonts w:cs="Times New Roman"/>
          <w:szCs w:val="28"/>
        </w:rPr>
        <w:t xml:space="preserve"> Báo cáo định kỳ hằng năm quy định tại khoản này được tổng hợp chung vào </w:t>
      </w:r>
      <w:r w:rsidR="00D16865" w:rsidRPr="00DA758B">
        <w:rPr>
          <w:rFonts w:cs="Times New Roman"/>
          <w:szCs w:val="28"/>
          <w:shd w:val="clear" w:color="auto" w:fill="FFFFFF"/>
        </w:rPr>
        <w:t xml:space="preserve">báo cáo hằng năm về công tác kiểm tra, xử lý văn bản quy định tại Điều 32 </w:t>
      </w:r>
      <w:ins w:id="49" w:author="CKTVB" w:date="2025-12-22T13:44:00Z">
        <w:r w:rsidR="00AE5700">
          <w:rPr>
            <w:rFonts w:cs="Times New Roman"/>
            <w:szCs w:val="28"/>
            <w:shd w:val="clear" w:color="auto" w:fill="FFFFFF"/>
          </w:rPr>
          <w:t xml:space="preserve">của </w:t>
        </w:r>
      </w:ins>
      <w:r w:rsidR="00D16865" w:rsidRPr="00DA758B">
        <w:rPr>
          <w:rFonts w:cs="Times New Roman"/>
          <w:szCs w:val="28"/>
          <w:shd w:val="clear" w:color="auto" w:fill="FFFFFF"/>
        </w:rPr>
        <w:t>Nghị định số 79/2025/NĐ-CP.</w:t>
      </w:r>
    </w:p>
    <w:sectPr w:rsidR="00D16865" w:rsidSect="004C0ED2">
      <w:headerReference w:type="default" r:id="rId18"/>
      <w:headerReference w:type="first" r:id="rId19"/>
      <w:pgSz w:w="11907" w:h="16840" w:code="9"/>
      <w:pgMar w:top="1418" w:right="1134" w:bottom="1134" w:left="1985"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92807" w:rsidRDefault="00D92807">
      <w:pPr>
        <w:spacing w:after="0" w:line="240" w:lineRule="auto"/>
      </w:pPr>
      <w:r>
        <w:separator/>
      </w:r>
    </w:p>
  </w:endnote>
  <w:endnote w:type="continuationSeparator" w:id="0">
    <w:p w:rsidR="00D92807" w:rsidRDefault="00D928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92807" w:rsidRDefault="00D92807">
      <w:pPr>
        <w:spacing w:after="0" w:line="240" w:lineRule="auto"/>
      </w:pPr>
      <w:r>
        <w:separator/>
      </w:r>
    </w:p>
  </w:footnote>
  <w:footnote w:type="continuationSeparator" w:id="0">
    <w:p w:rsidR="00D92807" w:rsidRDefault="00D928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4997053"/>
      <w:docPartObj>
        <w:docPartGallery w:val="Page Numbers (Top of Page)"/>
        <w:docPartUnique/>
      </w:docPartObj>
    </w:sdtPr>
    <w:sdtEndPr>
      <w:rPr>
        <w:noProof/>
      </w:rPr>
    </w:sdtEndPr>
    <w:sdtContent>
      <w:p w:rsidR="0003195D" w:rsidRDefault="008C151A">
        <w:pPr>
          <w:pStyle w:val="Header"/>
          <w:jc w:val="center"/>
        </w:pPr>
        <w:r>
          <w:fldChar w:fldCharType="begin"/>
        </w:r>
        <w:r>
          <w:instrText xml:space="preserve"> PAGE   \* MERGEFORMAT </w:instrText>
        </w:r>
        <w:r>
          <w:fldChar w:fldCharType="separate"/>
        </w:r>
        <w:r w:rsidR="00AE5700">
          <w:rPr>
            <w:noProof/>
          </w:rPr>
          <w:t>9</w:t>
        </w:r>
        <w:r>
          <w:rPr>
            <w:noProof/>
          </w:rPr>
          <w:fldChar w:fldCharType="end"/>
        </w:r>
      </w:p>
    </w:sdtContent>
  </w:sdt>
  <w:p w:rsidR="0003195D" w:rsidRDefault="0003195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4078642"/>
      <w:docPartObj>
        <w:docPartGallery w:val="Page Numbers (Top of Page)"/>
        <w:docPartUnique/>
      </w:docPartObj>
    </w:sdtPr>
    <w:sdtEndPr>
      <w:rPr>
        <w:noProof/>
      </w:rPr>
    </w:sdtEndPr>
    <w:sdtContent>
      <w:p w:rsidR="0003195D" w:rsidRDefault="00D92807">
        <w:pPr>
          <w:pStyle w:val="Header"/>
          <w:jc w:val="center"/>
        </w:pPr>
      </w:p>
    </w:sdtContent>
  </w:sdt>
  <w:p w:rsidR="0003195D" w:rsidRDefault="0003195D">
    <w:pPr>
      <w:pStyle w:val="Heade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KTVB">
    <w15:presenceInfo w15:providerId="None" w15:userId="CKTV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DisplayPageBoundaries/>
  <w:trackRevisio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F5C"/>
    <w:rsid w:val="00006083"/>
    <w:rsid w:val="00022774"/>
    <w:rsid w:val="0003195D"/>
    <w:rsid w:val="000477F7"/>
    <w:rsid w:val="00056A34"/>
    <w:rsid w:val="00066523"/>
    <w:rsid w:val="00066AF4"/>
    <w:rsid w:val="000757E1"/>
    <w:rsid w:val="000763C7"/>
    <w:rsid w:val="00095F79"/>
    <w:rsid w:val="000B4E31"/>
    <w:rsid w:val="000C021A"/>
    <w:rsid w:val="000C0D5D"/>
    <w:rsid w:val="000C7B4F"/>
    <w:rsid w:val="000D2D9C"/>
    <w:rsid w:val="00101660"/>
    <w:rsid w:val="00130892"/>
    <w:rsid w:val="00144275"/>
    <w:rsid w:val="00144BA7"/>
    <w:rsid w:val="001768D1"/>
    <w:rsid w:val="00183E4C"/>
    <w:rsid w:val="001A2B56"/>
    <w:rsid w:val="001B0E3A"/>
    <w:rsid w:val="001B2807"/>
    <w:rsid w:val="001C1A5B"/>
    <w:rsid w:val="001D44AE"/>
    <w:rsid w:val="001D79E5"/>
    <w:rsid w:val="001E27E8"/>
    <w:rsid w:val="0021316D"/>
    <w:rsid w:val="00243440"/>
    <w:rsid w:val="00253726"/>
    <w:rsid w:val="0027072A"/>
    <w:rsid w:val="00294A8B"/>
    <w:rsid w:val="002A4537"/>
    <w:rsid w:val="002B660B"/>
    <w:rsid w:val="002C1539"/>
    <w:rsid w:val="002D0753"/>
    <w:rsid w:val="002F348F"/>
    <w:rsid w:val="002F3708"/>
    <w:rsid w:val="003075FB"/>
    <w:rsid w:val="00317667"/>
    <w:rsid w:val="00333832"/>
    <w:rsid w:val="00334EAA"/>
    <w:rsid w:val="00343723"/>
    <w:rsid w:val="00344C7F"/>
    <w:rsid w:val="0035351D"/>
    <w:rsid w:val="00361440"/>
    <w:rsid w:val="00371D30"/>
    <w:rsid w:val="003802A5"/>
    <w:rsid w:val="003A02C7"/>
    <w:rsid w:val="003A548D"/>
    <w:rsid w:val="003A6568"/>
    <w:rsid w:val="003A69BC"/>
    <w:rsid w:val="003A745B"/>
    <w:rsid w:val="003D2B6F"/>
    <w:rsid w:val="003E3A43"/>
    <w:rsid w:val="00406E4E"/>
    <w:rsid w:val="00413011"/>
    <w:rsid w:val="00433D01"/>
    <w:rsid w:val="00457FD7"/>
    <w:rsid w:val="00471364"/>
    <w:rsid w:val="00473016"/>
    <w:rsid w:val="00473231"/>
    <w:rsid w:val="004800AB"/>
    <w:rsid w:val="00491B52"/>
    <w:rsid w:val="0049743D"/>
    <w:rsid w:val="004A5AC7"/>
    <w:rsid w:val="004C0ED2"/>
    <w:rsid w:val="004C3501"/>
    <w:rsid w:val="004D2947"/>
    <w:rsid w:val="004D50F2"/>
    <w:rsid w:val="00503940"/>
    <w:rsid w:val="00503C77"/>
    <w:rsid w:val="00507364"/>
    <w:rsid w:val="00513838"/>
    <w:rsid w:val="00516AF7"/>
    <w:rsid w:val="00520184"/>
    <w:rsid w:val="005366BC"/>
    <w:rsid w:val="00545478"/>
    <w:rsid w:val="00546324"/>
    <w:rsid w:val="00583D1E"/>
    <w:rsid w:val="005855DC"/>
    <w:rsid w:val="00591B7E"/>
    <w:rsid w:val="005A222B"/>
    <w:rsid w:val="005B5D98"/>
    <w:rsid w:val="005D5578"/>
    <w:rsid w:val="005F14DF"/>
    <w:rsid w:val="006247CE"/>
    <w:rsid w:val="006302C7"/>
    <w:rsid w:val="00643E9D"/>
    <w:rsid w:val="006649D9"/>
    <w:rsid w:val="00667549"/>
    <w:rsid w:val="00680DE9"/>
    <w:rsid w:val="006B1305"/>
    <w:rsid w:val="006B6809"/>
    <w:rsid w:val="006B6C70"/>
    <w:rsid w:val="006C4B09"/>
    <w:rsid w:val="006C4BAB"/>
    <w:rsid w:val="006E0921"/>
    <w:rsid w:val="007030C3"/>
    <w:rsid w:val="007068C8"/>
    <w:rsid w:val="00720FC7"/>
    <w:rsid w:val="0074371C"/>
    <w:rsid w:val="0075544F"/>
    <w:rsid w:val="0075647B"/>
    <w:rsid w:val="00774AB3"/>
    <w:rsid w:val="00787066"/>
    <w:rsid w:val="007A07BF"/>
    <w:rsid w:val="007A745F"/>
    <w:rsid w:val="007C1D04"/>
    <w:rsid w:val="007D251E"/>
    <w:rsid w:val="007E3435"/>
    <w:rsid w:val="007E3EDB"/>
    <w:rsid w:val="007E6999"/>
    <w:rsid w:val="00802E72"/>
    <w:rsid w:val="00813908"/>
    <w:rsid w:val="00843211"/>
    <w:rsid w:val="00843FD0"/>
    <w:rsid w:val="00866E16"/>
    <w:rsid w:val="00867513"/>
    <w:rsid w:val="00874B84"/>
    <w:rsid w:val="00876324"/>
    <w:rsid w:val="00884343"/>
    <w:rsid w:val="008B5BB1"/>
    <w:rsid w:val="008C151A"/>
    <w:rsid w:val="008C56AD"/>
    <w:rsid w:val="009144D2"/>
    <w:rsid w:val="00934B25"/>
    <w:rsid w:val="00936437"/>
    <w:rsid w:val="00950FB2"/>
    <w:rsid w:val="009518C1"/>
    <w:rsid w:val="009916A8"/>
    <w:rsid w:val="00991E47"/>
    <w:rsid w:val="00992C87"/>
    <w:rsid w:val="009A56F2"/>
    <w:rsid w:val="009A6974"/>
    <w:rsid w:val="009B06D7"/>
    <w:rsid w:val="009B39D0"/>
    <w:rsid w:val="009B3C71"/>
    <w:rsid w:val="009D2CE7"/>
    <w:rsid w:val="009D7AA1"/>
    <w:rsid w:val="009E7511"/>
    <w:rsid w:val="009F278E"/>
    <w:rsid w:val="00A119DB"/>
    <w:rsid w:val="00A338BE"/>
    <w:rsid w:val="00A41627"/>
    <w:rsid w:val="00A46FFA"/>
    <w:rsid w:val="00A63A35"/>
    <w:rsid w:val="00A65C1D"/>
    <w:rsid w:val="00A858F5"/>
    <w:rsid w:val="00A96F3D"/>
    <w:rsid w:val="00AB2470"/>
    <w:rsid w:val="00AC491A"/>
    <w:rsid w:val="00AC7EAD"/>
    <w:rsid w:val="00AE5626"/>
    <w:rsid w:val="00AE5700"/>
    <w:rsid w:val="00AF0D3A"/>
    <w:rsid w:val="00B03DD8"/>
    <w:rsid w:val="00B07403"/>
    <w:rsid w:val="00B208BD"/>
    <w:rsid w:val="00B3280F"/>
    <w:rsid w:val="00B429E6"/>
    <w:rsid w:val="00B57C83"/>
    <w:rsid w:val="00B61664"/>
    <w:rsid w:val="00B638EF"/>
    <w:rsid w:val="00B66973"/>
    <w:rsid w:val="00B73152"/>
    <w:rsid w:val="00B772C9"/>
    <w:rsid w:val="00B827A7"/>
    <w:rsid w:val="00B83B72"/>
    <w:rsid w:val="00B84AF0"/>
    <w:rsid w:val="00B96072"/>
    <w:rsid w:val="00BA46CE"/>
    <w:rsid w:val="00BB2040"/>
    <w:rsid w:val="00BD19A5"/>
    <w:rsid w:val="00C114F5"/>
    <w:rsid w:val="00C145E2"/>
    <w:rsid w:val="00C148B2"/>
    <w:rsid w:val="00C32983"/>
    <w:rsid w:val="00C451C3"/>
    <w:rsid w:val="00C50AEA"/>
    <w:rsid w:val="00C6608F"/>
    <w:rsid w:val="00C663BB"/>
    <w:rsid w:val="00C70E74"/>
    <w:rsid w:val="00C73C76"/>
    <w:rsid w:val="00C80125"/>
    <w:rsid w:val="00C811B3"/>
    <w:rsid w:val="00CA3BE4"/>
    <w:rsid w:val="00CA6BD7"/>
    <w:rsid w:val="00CA7214"/>
    <w:rsid w:val="00D16865"/>
    <w:rsid w:val="00D2311E"/>
    <w:rsid w:val="00D239E3"/>
    <w:rsid w:val="00D3005E"/>
    <w:rsid w:val="00D31140"/>
    <w:rsid w:val="00D364A3"/>
    <w:rsid w:val="00D57769"/>
    <w:rsid w:val="00D57841"/>
    <w:rsid w:val="00D64BB2"/>
    <w:rsid w:val="00D70AE7"/>
    <w:rsid w:val="00D75C90"/>
    <w:rsid w:val="00D87433"/>
    <w:rsid w:val="00D924EA"/>
    <w:rsid w:val="00D92807"/>
    <w:rsid w:val="00D92B6D"/>
    <w:rsid w:val="00DA758B"/>
    <w:rsid w:val="00DC0A1D"/>
    <w:rsid w:val="00DC0F5C"/>
    <w:rsid w:val="00DC65F0"/>
    <w:rsid w:val="00DD347A"/>
    <w:rsid w:val="00DF1891"/>
    <w:rsid w:val="00DF30AD"/>
    <w:rsid w:val="00DF5922"/>
    <w:rsid w:val="00E03E63"/>
    <w:rsid w:val="00E165C4"/>
    <w:rsid w:val="00E20B34"/>
    <w:rsid w:val="00E341F0"/>
    <w:rsid w:val="00E34871"/>
    <w:rsid w:val="00E83EA3"/>
    <w:rsid w:val="00E84DA9"/>
    <w:rsid w:val="00E8718C"/>
    <w:rsid w:val="00E979FB"/>
    <w:rsid w:val="00EA072D"/>
    <w:rsid w:val="00EA7526"/>
    <w:rsid w:val="00EB3AF6"/>
    <w:rsid w:val="00EB48BA"/>
    <w:rsid w:val="00EC2FC9"/>
    <w:rsid w:val="00EC7443"/>
    <w:rsid w:val="00F03017"/>
    <w:rsid w:val="00F05144"/>
    <w:rsid w:val="00F11537"/>
    <w:rsid w:val="00F17A17"/>
    <w:rsid w:val="00F2740A"/>
    <w:rsid w:val="00F44E7E"/>
    <w:rsid w:val="00F546F3"/>
    <w:rsid w:val="00F625DE"/>
    <w:rsid w:val="00F670AF"/>
    <w:rsid w:val="00F754FA"/>
    <w:rsid w:val="00F94BA2"/>
    <w:rsid w:val="00FA00ED"/>
    <w:rsid w:val="00FA22EA"/>
    <w:rsid w:val="00FA49E1"/>
    <w:rsid w:val="00FA6938"/>
    <w:rsid w:val="00FC1D0F"/>
    <w:rsid w:val="00FC4D6C"/>
    <w:rsid w:val="00FD21A7"/>
    <w:rsid w:val="00FD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EEF7DD-BD93-4731-A42B-54284883C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0F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Normal (Web) Char,Char Char5,webb,Char8 Char,Char8, Char Char, Char8 Char, Char8,Обычный (веб)1,Обычный (веб) Знак,Обычный (веб) Знак1,Обычный (веб) Знак Знак,Geneva 9,표준 (웹),Normal (Web) Char Char Char Char Char,Char Char Cha"/>
    <w:basedOn w:val="Normal"/>
    <w:link w:val="NormalWebChar1"/>
    <w:uiPriority w:val="99"/>
    <w:unhideWhenUsed/>
    <w:qFormat/>
    <w:rsid w:val="00DC0F5C"/>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DC0F5C"/>
    <w:rPr>
      <w:color w:val="0000FF"/>
      <w:u w:val="single"/>
    </w:rPr>
  </w:style>
  <w:style w:type="table" w:styleId="TableGrid">
    <w:name w:val="Table Grid"/>
    <w:basedOn w:val="TableNormal"/>
    <w:uiPriority w:val="39"/>
    <w:rsid w:val="00DC0F5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C0F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0F5C"/>
  </w:style>
  <w:style w:type="character" w:customStyle="1" w:styleId="NormalWebChar1">
    <w:name w:val="Normal (Web) Char1"/>
    <w:aliases w:val="Normal (Web) Char Char,Char Char5 Char,webb Char,Char8 Char Char,Char8 Char1, Char Char Char, Char8 Char Char, Char8 Char1,Обычный (веб)1 Char,Обычный (веб) Знак Char,Обычный (веб) Знак1 Char,Обычный (веб) Знак Знак Char,Geneva 9 Char"/>
    <w:link w:val="NormalWeb"/>
    <w:uiPriority w:val="99"/>
    <w:locked/>
    <w:rsid w:val="00DC0F5C"/>
    <w:rPr>
      <w:rFonts w:eastAsia="Times New Roman" w:cs="Times New Roman"/>
      <w:sz w:val="24"/>
      <w:szCs w:val="24"/>
    </w:rPr>
  </w:style>
  <w:style w:type="paragraph" w:styleId="BodyText2">
    <w:name w:val="Body Text 2"/>
    <w:basedOn w:val="Normal"/>
    <w:link w:val="BodyText2Char"/>
    <w:unhideWhenUsed/>
    <w:rsid w:val="00DC0F5C"/>
    <w:pPr>
      <w:spacing w:after="120" w:line="480" w:lineRule="auto"/>
    </w:pPr>
    <w:rPr>
      <w:rFonts w:ascii=".VnTime" w:eastAsia="Times New Roman" w:hAnsi=".VnTime" w:cs="Times New Roman"/>
      <w:sz w:val="24"/>
      <w:szCs w:val="24"/>
    </w:rPr>
  </w:style>
  <w:style w:type="character" w:customStyle="1" w:styleId="BodyText2Char">
    <w:name w:val="Body Text 2 Char"/>
    <w:basedOn w:val="DefaultParagraphFont"/>
    <w:link w:val="BodyText2"/>
    <w:rsid w:val="00DC0F5C"/>
    <w:rPr>
      <w:rFonts w:ascii=".VnTime" w:eastAsia="Times New Roman" w:hAnsi=".VnTime" w:cs="Times New Roman"/>
      <w:sz w:val="24"/>
      <w:szCs w:val="24"/>
    </w:rPr>
  </w:style>
  <w:style w:type="paragraph" w:styleId="Revision">
    <w:name w:val="Revision"/>
    <w:hidden/>
    <w:uiPriority w:val="99"/>
    <w:semiHidden/>
    <w:rsid w:val="007068C8"/>
    <w:pPr>
      <w:spacing w:after="0" w:line="240" w:lineRule="auto"/>
    </w:pPr>
  </w:style>
  <w:style w:type="character" w:styleId="FollowedHyperlink">
    <w:name w:val="FollowedHyperlink"/>
    <w:basedOn w:val="DefaultParagraphFont"/>
    <w:uiPriority w:val="99"/>
    <w:semiHidden/>
    <w:unhideWhenUsed/>
    <w:rsid w:val="00B03DD8"/>
    <w:rPr>
      <w:color w:val="954F72" w:themeColor="followedHyperlink"/>
      <w:u w:val="single"/>
    </w:rPr>
  </w:style>
  <w:style w:type="paragraph" w:styleId="ListParagraph">
    <w:name w:val="List Paragraph"/>
    <w:basedOn w:val="Normal"/>
    <w:uiPriority w:val="34"/>
    <w:qFormat/>
    <w:rsid w:val="006649D9"/>
    <w:pPr>
      <w:ind w:left="720"/>
      <w:contextualSpacing/>
    </w:pPr>
  </w:style>
  <w:style w:type="character" w:customStyle="1" w:styleId="apple-converted-space">
    <w:name w:val="apple-converted-space"/>
    <w:basedOn w:val="DefaultParagraphFont"/>
    <w:rsid w:val="00DC65F0"/>
  </w:style>
  <w:style w:type="paragraph" w:styleId="BalloonText">
    <w:name w:val="Balloon Text"/>
    <w:basedOn w:val="Normal"/>
    <w:link w:val="BalloonTextChar"/>
    <w:uiPriority w:val="99"/>
    <w:semiHidden/>
    <w:unhideWhenUsed/>
    <w:rsid w:val="00A119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19D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54-2020-ND-CP-sua-doi-34-2016-ND-CP-huong-dan-Luat-Ban-hanh-van-ban-quy-pham-phap-luat-461727.aspx" TargetMode="External"/><Relationship Id="rId13" Type="http://schemas.openxmlformats.org/officeDocument/2006/relationships/hyperlink" Target="https://thuvienphapluat.vn/van-ban/Bo-may-hanh-chinh/Nghi-dinh-34-2016-ND-CP-quy-dinh-chi-tiet-bien-phap-thi-hanh-luat-ban-hanh-van-ban-quy-pham-phap-luat-312070.aspx" TargetMode="External"/><Relationship Id="rId18" Type="http://schemas.openxmlformats.org/officeDocument/2006/relationships/header" Target="header1.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https://thuvienphapluat.vn/van-ban/Bo-may-hanh-chinh/Nghi-dinh-34-2016-ND-CP-quy-dinh-chi-tiet-bien-phap-thi-hanh-luat-ban-hanh-van-ban-quy-pham-phap-luat-312070.aspx" TargetMode="External"/><Relationship Id="rId12" Type="http://schemas.openxmlformats.org/officeDocument/2006/relationships/hyperlink" Target="https://thuvienphapluat.vn/van-ban/Bo-may-hanh-chinh/Nghi-dinh-34-2016-ND-CP-quy-dinh-chi-tiet-bien-phap-thi-hanh-luat-ban-hanh-van-ban-quy-pham-phap-luat-312070.aspx" TargetMode="External"/><Relationship Id="rId17" Type="http://schemas.openxmlformats.org/officeDocument/2006/relationships/hyperlink" Target="https://thuvienphapluat.vn/van-ban/Bo-may-hanh-chinh/Nghi-dinh-34-2016-ND-CP-quy-dinh-chi-tiet-bien-phap-thi-hanh-luat-ban-hanh-van-ban-quy-pham-phap-luat-312070.aspx" TargetMode="External"/><Relationship Id="rId25"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hyperlink" Target="https://thuvienphapluat.vn/van-ban/Bo-may-hanh-chinh/Nghi-dinh-34-2016-ND-CP-quy-dinh-chi-tiet-bien-phap-thi-hanh-luat-ban-hanh-van-ban-quy-pham-phap-luat-312070.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thuvienphapluat.vn/van-ban/Bo-may-hanh-chinh/Nghi-dinh-34-2016-ND-CP-quy-dinh-chi-tiet-bien-phap-thi-hanh-luat-ban-hanh-van-ban-quy-pham-phap-luat-312070.aspx" TargetMode="Externa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hyperlink" Target="https://thuvienphapluat.vn/van-ban/Bo-may-hanh-chinh/Nghi-dinh-34-2016-ND-CP-quy-dinh-chi-tiet-bien-phap-thi-hanh-luat-ban-hanh-van-ban-quy-pham-phap-luat-312070.aspx" TargetMode="External"/><Relationship Id="rId23" Type="http://schemas.openxmlformats.org/officeDocument/2006/relationships/customXml" Target="../customXml/item2.xml"/><Relationship Id="rId10" Type="http://schemas.openxmlformats.org/officeDocument/2006/relationships/hyperlink" Target="https://thuvienphapluat.vn/van-ban/Bo-may-hanh-chinh/Luat-ban-hanh-van-ban-quy-pham-phap-luat-2015-282382.aspx" TargetMode="External"/><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thuvienphapluat.vn/van-ban/Bo-may-hanh-chinh/Nghi-dinh-34-2016-ND-CP-quy-dinh-chi-tiet-bien-phap-thi-hanh-luat-ban-hanh-van-ban-quy-pham-phap-luat-312070.aspx" TargetMode="External"/><Relationship Id="rId14" Type="http://schemas.openxmlformats.org/officeDocument/2006/relationships/hyperlink" Target="https://thuvienphapluat.vn/van-ban/Bo-may-hanh-chinh/Nghi-dinh-34-2016-ND-CP-quy-dinh-chi-tiet-bien-phap-thi-hanh-luat-ban-hanh-van-ban-quy-pham-phap-luat-312070.aspx"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DBCDEB-293E-4118-86FE-BB0337A9A5D0}">
  <ds:schemaRefs>
    <ds:schemaRef ds:uri="http://schemas.openxmlformats.org/officeDocument/2006/bibliography"/>
  </ds:schemaRefs>
</ds:datastoreItem>
</file>

<file path=customXml/itemProps2.xml><?xml version="1.0" encoding="utf-8"?>
<ds:datastoreItem xmlns:ds="http://schemas.openxmlformats.org/officeDocument/2006/customXml" ds:itemID="{576163BF-2A52-4EF8-8090-BF4FF968B418}"/>
</file>

<file path=customXml/itemProps3.xml><?xml version="1.0" encoding="utf-8"?>
<ds:datastoreItem xmlns:ds="http://schemas.openxmlformats.org/officeDocument/2006/customXml" ds:itemID="{6E94ECC2-9AB0-466E-9516-2AD7799B0D92}"/>
</file>

<file path=customXml/itemProps4.xml><?xml version="1.0" encoding="utf-8"?>
<ds:datastoreItem xmlns:ds="http://schemas.openxmlformats.org/officeDocument/2006/customXml" ds:itemID="{2169B7B0-6808-4DFD-BFE8-DD7743D1A827}"/>
</file>

<file path=docProps/app.xml><?xml version="1.0" encoding="utf-8"?>
<Properties xmlns="http://schemas.openxmlformats.org/officeDocument/2006/extended-properties" xmlns:vt="http://schemas.openxmlformats.org/officeDocument/2006/docPropsVTypes">
  <Template>Normal</Template>
  <TotalTime>688</TotalTime>
  <Pages>9</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oprekin.com</Company>
  <LinksUpToDate>false</LinksUpToDate>
  <CharactersWithSpaces>20866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CKTVB</dc:creator>
  <cp:keywords/>
  <dc:description/>
  <cp:lastModifiedBy>CKTVB</cp:lastModifiedBy>
  <cp:revision>24</cp:revision>
  <cp:lastPrinted>2025-12-18T01:23:00Z</cp:lastPrinted>
  <dcterms:created xsi:type="dcterms:W3CDTF">2025-12-08T08:10:00Z</dcterms:created>
  <dcterms:modified xsi:type="dcterms:W3CDTF">2025-12-22T06:44:00Z</dcterms:modified>
</cp:coreProperties>
</file>